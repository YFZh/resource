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4824" w:rsidRPr="00554824" w:rsidRDefault="00554824" w:rsidP="00554824">
      <w:pPr>
        <w:widowControl/>
        <w:spacing w:line="315" w:lineRule="atLeast"/>
        <w:jc w:val="left"/>
        <w:outlineLvl w:val="0"/>
        <w:rPr>
          <w:ins w:id="0" w:author="Unknown"/>
          <w:rFonts w:ascii="微软雅黑" w:eastAsia="微软雅黑" w:hAnsi="微软雅黑" w:cs="宋体"/>
          <w:b/>
          <w:bCs/>
          <w:color w:val="323E32"/>
          <w:kern w:val="36"/>
          <w:sz w:val="48"/>
          <w:szCs w:val="48"/>
        </w:rPr>
      </w:pPr>
      <w:ins w:id="1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36"/>
            <w:sz w:val="48"/>
            <w:szCs w:val="48"/>
          </w:rPr>
          <w:t>Init 进程源码分析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基于Linux内核的android系统，在内核启动完成后将创建一个Init用户进程，实现了内核空间到用户空间的转变。在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"http://blog.csdn.net/yangwen123/article/details/8023654" \t "_blank"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Android 启动过程介绍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一文中介绍了Android系统的各个启动阶段，init进程启动后会读取init.rc配置文件，通过fork系统调用启动 init.rc文件中配置的各个Service进程。init进程首先</w:t>
        </w:r>
        <w:proofErr w:type="gramStart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启动启动</w:t>
        </w:r>
        <w:proofErr w:type="gramEnd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android的服务大管家ServiceManager服务，然后启动 Zygote进程。Zygote进程的启动开创了Java世界，无论是SystemServer进程还是android的应用进程都是Zygote的子进 程，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"http://blog.csdn.net/yangwen123/article/details/8059995" \t "_blank"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Zygote进程启动过程的源代码分析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一文中详细介绍了Zygote进程的启动过程，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"http://blog.csdn.net/yangwen123/article/details/8060156" \t "_blank"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System Server进程启动过程源码分析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则详细介绍了在Zygote进程启动完成后创建的第一个进程SystemServer进程的启动过 程，SystemServer进程的启动包括两个阶段，在第一阶段主要是启动C++相关的本地服务，如SurfaceFlinger等，在第二阶段通过在 ServerThread线程中启动android的各大关键Java服务。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"http://blog.csdn.net/yangwen123/article/details/8080924" \t "_blank"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Zygote孵化应用进程过程的源码分析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proofErr w:type="gramStart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一</w:t>
        </w:r>
        <w:proofErr w:type="gramEnd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 xml:space="preserve"> 文中详细介绍了Zygote进程创建android应用进程的过程，当用户点击Luncher上的应用图标时，Luncher进程通过socket向 Zygote进程发送进程创建请求，Zygote进程接受客户端的请求后，通过fork系统调用为应用程序创建相应的进程。本文则介绍android用户 进程的始祖Init进程，Init进程是Linux系统中用户空间的第一个进程，负责创建系统中的关键进程，同时提供属性服务来管理系统属性。</w:t>
        </w:r>
      </w:ins>
    </w:p>
    <w:p w:rsidR="00554824" w:rsidRPr="00554824" w:rsidRDefault="00554824" w:rsidP="00554824">
      <w:pPr>
        <w:widowControl/>
        <w:spacing w:line="315" w:lineRule="atLeast"/>
        <w:jc w:val="left"/>
        <w:outlineLvl w:val="1"/>
        <w:rPr>
          <w:ins w:id="4" w:author="Unknown"/>
          <w:rFonts w:ascii="微软雅黑" w:eastAsia="微软雅黑" w:hAnsi="微软雅黑" w:cs="宋体" w:hint="eastAsia"/>
          <w:b/>
          <w:bCs/>
          <w:color w:val="323E32"/>
          <w:kern w:val="0"/>
          <w:sz w:val="36"/>
          <w:szCs w:val="36"/>
        </w:rPr>
      </w:pPr>
      <w:bookmarkStart w:id="5" w:name="t1"/>
      <w:bookmarkEnd w:id="5"/>
      <w:ins w:id="6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 w:val="36"/>
            <w:szCs w:val="36"/>
          </w:rPr>
          <w:t>Android进程模型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Linux通过调用start_kernel函数来启动内核，当内核启动模块启动完成后，将启动用户空间的第一个进程——Init进程，下图为Android系统的进程模型图：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323E32"/>
          <w:kern w:val="0"/>
          <w:szCs w:val="21"/>
        </w:rPr>
        <w:lastRenderedPageBreak/>
        <w:drawing>
          <wp:inline distT="0" distB="0" distL="0" distR="0">
            <wp:extent cx="4961614" cy="3927335"/>
            <wp:effectExtent l="19050" t="0" r="0" b="0"/>
            <wp:docPr id="32" name="图片 32" descr="http://img.blog.csdn.net/20130605142729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g.blog.csdn.net/2013060514272929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758" cy="3931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从上图可以看出，Linux内核在启动过程中，创建一个名为Kthreadd的内核进程，PID=2，用于创建内核空间的其他进程；同时创建第一个 用户空间Init进程，该进程PID = 1，用于启动一些本地进程，比如Zygote进程，而Zygote进程也是一个专门用于孵化Java进程的本地进程，上图清晰地描述了整个Android 系统的进程模型，为了证明以上进程模型的正确性，可以通过ps命令来查看进程的PID级PPID，下图显示了Init进程的PID为1，其他的本地进程的 PPID都是1，说明它们的父进程都是Init进程，都是由Init进程启动的。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323E32"/>
          <w:kern w:val="0"/>
          <w:szCs w:val="21"/>
        </w:rPr>
        <w:lastRenderedPageBreak/>
        <w:drawing>
          <wp:inline distT="0" distB="0" distL="0" distR="0">
            <wp:extent cx="4967711" cy="4389120"/>
            <wp:effectExtent l="19050" t="0" r="4339" b="0"/>
            <wp:docPr id="33" name="图片 33" descr="http://img.blog.csdn.net/20130605143528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g.blog.csdn.net/201306051435283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615" cy="438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下图显示kthreadd进程的PID=2，有一部分</w:t>
        </w:r>
        <w:proofErr w:type="gramStart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内核进程</w:t>
        </w:r>
        <w:proofErr w:type="gramEnd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如binder、dhd_watchdog等进程的PPID=2，说明这些进程都是由kthreadd进程创建：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323E32"/>
          <w:kern w:val="0"/>
          <w:szCs w:val="21"/>
        </w:rPr>
        <w:lastRenderedPageBreak/>
        <w:drawing>
          <wp:inline distT="0" distB="0" distL="0" distR="0">
            <wp:extent cx="5225570" cy="4659465"/>
            <wp:effectExtent l="19050" t="0" r="0" b="0"/>
            <wp:docPr id="34" name="图片 34" descr="http://img.blog.csdn.net/20130605144133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g.blog.csdn.net/201306051441331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965" cy="4660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上图中显示zygote进程PID=107，下图显示了zygote进程创建的子进程，从图中可以看到，zygote进程创建的都是Java进程，证明了zygote进程开创了Android系统的Java世界。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323E32"/>
          <w:kern w:val="0"/>
          <w:szCs w:val="21"/>
        </w:rPr>
        <w:lastRenderedPageBreak/>
        <w:drawing>
          <wp:inline distT="0" distB="0" distL="0" distR="0">
            <wp:extent cx="5081433" cy="2859730"/>
            <wp:effectExtent l="19050" t="0" r="4917" b="0"/>
            <wp:docPr id="35" name="图片 35" descr="http://img.blog.csdn.net/20130605145845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g.blog.csdn.net/2013060514584575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427" cy="2861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上面介绍了Android系统的进程模型设计，接下来将详细分析Init进程。</w:t>
        </w:r>
      </w:ins>
    </w:p>
    <w:p w:rsidR="00554824" w:rsidRPr="00554824" w:rsidRDefault="00554824" w:rsidP="00554824">
      <w:pPr>
        <w:widowControl/>
        <w:spacing w:line="315" w:lineRule="atLeast"/>
        <w:jc w:val="left"/>
        <w:outlineLvl w:val="1"/>
        <w:rPr>
          <w:ins w:id="21" w:author="Unknown"/>
          <w:rFonts w:ascii="微软雅黑" w:eastAsia="微软雅黑" w:hAnsi="微软雅黑" w:cs="宋体" w:hint="eastAsia"/>
          <w:b/>
          <w:bCs/>
          <w:color w:val="323E32"/>
          <w:kern w:val="0"/>
          <w:sz w:val="36"/>
          <w:szCs w:val="36"/>
        </w:rPr>
      </w:pPr>
      <w:bookmarkStart w:id="22" w:name="t2"/>
      <w:bookmarkEnd w:id="22"/>
      <w:ins w:id="23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 w:val="36"/>
            <w:szCs w:val="36"/>
          </w:rPr>
          <w:t>Init进程源码分析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2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上</w:t>
        </w:r>
        <w:proofErr w:type="gramStart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节介绍</w:t>
        </w:r>
        <w:proofErr w:type="gramEnd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了Init进程在Linux内核启动时被创建的，那它是如何启动的呢？</w:t>
        </w:r>
      </w:ins>
    </w:p>
    <w:p w:rsidR="00554824" w:rsidRPr="00554824" w:rsidRDefault="00554824" w:rsidP="00554824">
      <w:pPr>
        <w:widowControl/>
        <w:spacing w:line="315" w:lineRule="atLeast"/>
        <w:jc w:val="left"/>
        <w:outlineLvl w:val="2"/>
        <w:rPr>
          <w:ins w:id="26" w:author="Unknown"/>
          <w:rFonts w:ascii="微软雅黑" w:eastAsia="微软雅黑" w:hAnsi="微软雅黑" w:cs="宋体" w:hint="eastAsia"/>
          <w:b/>
          <w:bCs/>
          <w:color w:val="323E32"/>
          <w:kern w:val="0"/>
          <w:sz w:val="27"/>
          <w:szCs w:val="27"/>
        </w:rPr>
      </w:pPr>
      <w:bookmarkStart w:id="27" w:name="t3"/>
      <w:bookmarkEnd w:id="27"/>
      <w:ins w:id="28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 w:val="27"/>
            <w:szCs w:val="27"/>
          </w:rPr>
          <w:t>Init进程启动分析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2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在Linux内核启动过程中，将调用Start_kernel来初始化配置：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3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2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1"/>
        </w:numPr>
        <w:spacing w:line="315" w:lineRule="atLeast"/>
        <w:ind w:left="600"/>
        <w:jc w:val="left"/>
        <w:rPr>
          <w:ins w:id="3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asmlinkage void __init start_kernel(void)  </w:t>
        </w:r>
      </w:ins>
    </w:p>
    <w:p w:rsidR="00554824" w:rsidRPr="00554824" w:rsidRDefault="00554824" w:rsidP="00554824">
      <w:pPr>
        <w:widowControl/>
        <w:numPr>
          <w:ilvl w:val="0"/>
          <w:numId w:val="1"/>
        </w:numPr>
        <w:spacing w:line="315" w:lineRule="atLeast"/>
        <w:ind w:left="600"/>
        <w:jc w:val="left"/>
        <w:rPr>
          <w:ins w:id="3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1"/>
        </w:numPr>
        <w:spacing w:line="315" w:lineRule="atLeast"/>
        <w:ind w:left="600"/>
        <w:jc w:val="left"/>
        <w:rPr>
          <w:ins w:id="3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.............. //执行初始化工作  </w:t>
        </w:r>
      </w:ins>
    </w:p>
    <w:p w:rsidR="00554824" w:rsidRPr="00554824" w:rsidRDefault="00554824" w:rsidP="00554824">
      <w:pPr>
        <w:widowControl/>
        <w:numPr>
          <w:ilvl w:val="0"/>
          <w:numId w:val="1"/>
        </w:numPr>
        <w:spacing w:line="315" w:lineRule="atLeast"/>
        <w:ind w:left="600"/>
        <w:jc w:val="left"/>
        <w:rPr>
          <w:ins w:id="3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rest_init();   </w:t>
        </w:r>
      </w:ins>
    </w:p>
    <w:p w:rsidR="00554824" w:rsidRPr="00554824" w:rsidRDefault="00554824" w:rsidP="00554824">
      <w:pPr>
        <w:widowControl/>
        <w:numPr>
          <w:ilvl w:val="0"/>
          <w:numId w:val="1"/>
        </w:numPr>
        <w:spacing w:line="315" w:lineRule="atLeast"/>
        <w:ind w:left="600"/>
        <w:jc w:val="left"/>
        <w:rPr>
          <w:ins w:id="4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4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start_kernel函数调用一些初始化函数完成初始化工作后，调用rest_init()函数来创建新的进程：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4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6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4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在rest_init函数里完成两个新进程的创建：Init进程和kthreadd进程，因为Init进程创建在先，所以其PID=1而kthreadd的PID=2，本文只对Init进程进行详细分析，如果读者对kthreadd进行感兴趣，可自行分析。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4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0" w:author="Unknown">
        <w:r w:rsidRPr="00554824">
          <w:rPr>
            <w:rFonts w:ascii="微软雅黑" w:eastAsia="微软雅黑" w:hAnsi="微软雅黑" w:cs="宋体" w:hint="eastAsia"/>
            <w:color w:val="000000"/>
            <w:kern w:val="0"/>
            <w:szCs w:val="21"/>
          </w:rPr>
          <w:t>kernel_thread函数仅仅调用了fork系统调用来创建新的进程，创建的子进程和</w:t>
        </w:r>
        <w:proofErr w:type="gramStart"/>
        <w:r w:rsidRPr="00554824">
          <w:rPr>
            <w:rFonts w:ascii="微软雅黑" w:eastAsia="微软雅黑" w:hAnsi="微软雅黑" w:cs="宋体" w:hint="eastAsia"/>
            <w:color w:val="000000"/>
            <w:kern w:val="0"/>
            <w:szCs w:val="21"/>
          </w:rPr>
          <w:t>父进程</w:t>
        </w:r>
        <w:proofErr w:type="gramEnd"/>
        <w:r w:rsidRPr="00554824">
          <w:rPr>
            <w:rFonts w:ascii="微软雅黑" w:eastAsia="微软雅黑" w:hAnsi="微软雅黑" w:cs="宋体" w:hint="eastAsia"/>
            <w:color w:val="000000"/>
            <w:kern w:val="0"/>
            <w:szCs w:val="21"/>
          </w:rPr>
          <w:t>都执行在fork函数调用之后的代码，子进程是父进程的一个拷贝。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5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2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5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在kernel_init函数中调用__initcall_start到__initcall_end之间保存的函数进行驱动模块初始化，然后直接调用init_post()函数进入用户空间，执行Init 进程代码。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5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6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2"/>
        </w:numPr>
        <w:spacing w:line="315" w:lineRule="atLeast"/>
        <w:ind w:left="600"/>
        <w:jc w:val="left"/>
        <w:rPr>
          <w:ins w:id="5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static noinline int init_post(void)  </w:t>
        </w:r>
      </w:ins>
    </w:p>
    <w:p w:rsidR="00554824" w:rsidRPr="00554824" w:rsidRDefault="00554824" w:rsidP="00554824">
      <w:pPr>
        <w:widowControl/>
        <w:numPr>
          <w:ilvl w:val="0"/>
          <w:numId w:val="2"/>
        </w:numPr>
        <w:spacing w:line="315" w:lineRule="atLeast"/>
        <w:ind w:left="600"/>
        <w:jc w:val="left"/>
        <w:rPr>
          <w:ins w:id="5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2"/>
        </w:numPr>
        <w:spacing w:line="315" w:lineRule="atLeast"/>
        <w:ind w:left="600"/>
        <w:jc w:val="left"/>
        <w:rPr>
          <w:ins w:id="6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</w:t>
        </w:r>
      </w:ins>
    </w:p>
    <w:p w:rsidR="00554824" w:rsidRPr="00554824" w:rsidRDefault="00554824" w:rsidP="00554824">
      <w:pPr>
        <w:widowControl/>
        <w:numPr>
          <w:ilvl w:val="0"/>
          <w:numId w:val="2"/>
        </w:numPr>
        <w:spacing w:line="315" w:lineRule="atLeast"/>
        <w:ind w:left="600"/>
        <w:jc w:val="left"/>
        <w:rPr>
          <w:ins w:id="6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async_synchronize_full();  </w:t>
        </w:r>
      </w:ins>
    </w:p>
    <w:p w:rsidR="00554824" w:rsidRPr="00554824" w:rsidRDefault="00554824" w:rsidP="00554824">
      <w:pPr>
        <w:widowControl/>
        <w:numPr>
          <w:ilvl w:val="0"/>
          <w:numId w:val="2"/>
        </w:numPr>
        <w:spacing w:line="315" w:lineRule="atLeast"/>
        <w:ind w:left="600"/>
        <w:jc w:val="left"/>
        <w:rPr>
          <w:ins w:id="6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free_initmem();  </w:t>
        </w:r>
      </w:ins>
    </w:p>
    <w:p w:rsidR="00554824" w:rsidRPr="00554824" w:rsidRDefault="00554824" w:rsidP="00554824">
      <w:pPr>
        <w:widowControl/>
        <w:numPr>
          <w:ilvl w:val="0"/>
          <w:numId w:val="2"/>
        </w:numPr>
        <w:spacing w:line="315" w:lineRule="atLeast"/>
        <w:ind w:left="600"/>
        <w:jc w:val="left"/>
        <w:rPr>
          <w:ins w:id="6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mark_rodata_ro();  </w:t>
        </w:r>
      </w:ins>
    </w:p>
    <w:p w:rsidR="00554824" w:rsidRPr="00554824" w:rsidRDefault="00554824" w:rsidP="00554824">
      <w:pPr>
        <w:widowControl/>
        <w:numPr>
          <w:ilvl w:val="0"/>
          <w:numId w:val="2"/>
        </w:numPr>
        <w:spacing w:line="315" w:lineRule="atLeast"/>
        <w:ind w:left="600"/>
        <w:jc w:val="left"/>
        <w:rPr>
          <w:ins w:id="6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system_state = SYSTEM_RUNNING;  </w:t>
        </w:r>
      </w:ins>
    </w:p>
    <w:p w:rsidR="00554824" w:rsidRPr="00554824" w:rsidRDefault="00554824" w:rsidP="00554824">
      <w:pPr>
        <w:widowControl/>
        <w:numPr>
          <w:ilvl w:val="0"/>
          <w:numId w:val="2"/>
        </w:numPr>
        <w:spacing w:line="315" w:lineRule="atLeast"/>
        <w:ind w:left="600"/>
        <w:jc w:val="left"/>
        <w:rPr>
          <w:ins w:id="7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numa_default_policy();  </w:t>
        </w:r>
      </w:ins>
    </w:p>
    <w:p w:rsidR="00554824" w:rsidRPr="00554824" w:rsidRDefault="00554824" w:rsidP="00554824">
      <w:pPr>
        <w:widowControl/>
        <w:numPr>
          <w:ilvl w:val="0"/>
          <w:numId w:val="2"/>
        </w:numPr>
        <w:spacing w:line="315" w:lineRule="atLeast"/>
        <w:ind w:left="600"/>
        <w:jc w:val="left"/>
        <w:rPr>
          <w:ins w:id="7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</w:t>
        </w:r>
      </w:ins>
    </w:p>
    <w:p w:rsidR="00554824" w:rsidRPr="00554824" w:rsidRDefault="00554824" w:rsidP="00554824">
      <w:pPr>
        <w:widowControl/>
        <w:numPr>
          <w:ilvl w:val="0"/>
          <w:numId w:val="2"/>
        </w:numPr>
        <w:spacing w:line="315" w:lineRule="atLeast"/>
        <w:ind w:left="600"/>
        <w:jc w:val="left"/>
        <w:rPr>
          <w:ins w:id="7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current-&gt;signal-&gt;flags |= SIGNAL_UNKILLABLE;  </w:t>
        </w:r>
      </w:ins>
    </w:p>
    <w:p w:rsidR="00554824" w:rsidRPr="00554824" w:rsidRDefault="00554824" w:rsidP="00554824">
      <w:pPr>
        <w:widowControl/>
        <w:numPr>
          <w:ilvl w:val="0"/>
          <w:numId w:val="2"/>
        </w:numPr>
        <w:spacing w:line="315" w:lineRule="atLeast"/>
        <w:ind w:left="600"/>
        <w:jc w:val="left"/>
        <w:rPr>
          <w:ins w:id="7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//如果ramdisk_execute_command不为空，ramdisk_execute_command下的Init程序  </w:t>
        </w:r>
      </w:ins>
    </w:p>
    <w:p w:rsidR="00554824" w:rsidRPr="00554824" w:rsidRDefault="00554824" w:rsidP="00554824">
      <w:pPr>
        <w:widowControl/>
        <w:numPr>
          <w:ilvl w:val="0"/>
          <w:numId w:val="2"/>
        </w:numPr>
        <w:spacing w:line="315" w:lineRule="atLeast"/>
        <w:ind w:left="600"/>
        <w:jc w:val="left"/>
        <w:rPr>
          <w:ins w:id="7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(ramdisk_execute_command) {  </w:t>
        </w:r>
      </w:ins>
    </w:p>
    <w:p w:rsidR="00554824" w:rsidRPr="00554824" w:rsidRDefault="00554824" w:rsidP="00554824">
      <w:pPr>
        <w:widowControl/>
        <w:numPr>
          <w:ilvl w:val="0"/>
          <w:numId w:val="2"/>
        </w:numPr>
        <w:spacing w:line="315" w:lineRule="atLeast"/>
        <w:ind w:left="600"/>
        <w:jc w:val="left"/>
        <w:rPr>
          <w:ins w:id="8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        run_init_process(ramdisk_execute_command);  </w:t>
        </w:r>
      </w:ins>
    </w:p>
    <w:p w:rsidR="00554824" w:rsidRPr="00554824" w:rsidRDefault="00554824" w:rsidP="00554824">
      <w:pPr>
        <w:widowControl/>
        <w:numPr>
          <w:ilvl w:val="0"/>
          <w:numId w:val="2"/>
        </w:numPr>
        <w:spacing w:line="315" w:lineRule="atLeast"/>
        <w:ind w:left="600"/>
        <w:jc w:val="left"/>
        <w:rPr>
          <w:ins w:id="8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printk(KERN_WARNING "Failed to execute %s\n",ramdisk_execute_command);  </w:t>
        </w:r>
      </w:ins>
    </w:p>
    <w:p w:rsidR="00554824" w:rsidRPr="00554824" w:rsidRDefault="00554824" w:rsidP="00554824">
      <w:pPr>
        <w:widowControl/>
        <w:numPr>
          <w:ilvl w:val="0"/>
          <w:numId w:val="2"/>
        </w:numPr>
        <w:spacing w:line="315" w:lineRule="atLeast"/>
        <w:ind w:left="600"/>
        <w:jc w:val="left"/>
        <w:rPr>
          <w:ins w:id="8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2"/>
        </w:numPr>
        <w:spacing w:line="315" w:lineRule="atLeast"/>
        <w:ind w:left="600"/>
        <w:jc w:val="left"/>
        <w:rPr>
          <w:ins w:id="8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//如果execute_command不为空，execute_command下的Init程序  </w:t>
        </w:r>
      </w:ins>
    </w:p>
    <w:p w:rsidR="00554824" w:rsidRPr="00554824" w:rsidRDefault="00554824" w:rsidP="00554824">
      <w:pPr>
        <w:widowControl/>
        <w:numPr>
          <w:ilvl w:val="0"/>
          <w:numId w:val="2"/>
        </w:numPr>
        <w:spacing w:line="315" w:lineRule="atLeast"/>
        <w:ind w:left="600"/>
        <w:jc w:val="left"/>
        <w:rPr>
          <w:ins w:id="8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(execute_command) {  </w:t>
        </w:r>
      </w:ins>
    </w:p>
    <w:p w:rsidR="00554824" w:rsidRPr="00554824" w:rsidRDefault="00554824" w:rsidP="00554824">
      <w:pPr>
        <w:widowControl/>
        <w:numPr>
          <w:ilvl w:val="0"/>
          <w:numId w:val="2"/>
        </w:numPr>
        <w:spacing w:line="315" w:lineRule="atLeast"/>
        <w:ind w:left="600"/>
        <w:jc w:val="left"/>
        <w:rPr>
          <w:ins w:id="9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run_init_process(execute_command);  </w:t>
        </w:r>
      </w:ins>
    </w:p>
    <w:p w:rsidR="00554824" w:rsidRPr="00554824" w:rsidRDefault="00554824" w:rsidP="00554824">
      <w:pPr>
        <w:widowControl/>
        <w:numPr>
          <w:ilvl w:val="0"/>
          <w:numId w:val="2"/>
        </w:numPr>
        <w:spacing w:line="315" w:lineRule="atLeast"/>
        <w:ind w:left="600"/>
        <w:jc w:val="left"/>
        <w:rPr>
          <w:ins w:id="9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</w:t>
        </w:r>
        <w:proofErr w:type="gramStart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printk(</w:t>
        </w:r>
        <w:proofErr w:type="gramEnd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KERN_WARNING "Failed to execute %s.  Attempting ""defaults...\n", execute_command);  </w:t>
        </w:r>
      </w:ins>
    </w:p>
    <w:p w:rsidR="00554824" w:rsidRPr="00554824" w:rsidRDefault="00554824" w:rsidP="00554824">
      <w:pPr>
        <w:widowControl/>
        <w:numPr>
          <w:ilvl w:val="0"/>
          <w:numId w:val="2"/>
        </w:numPr>
        <w:spacing w:line="315" w:lineRule="atLeast"/>
        <w:ind w:left="600"/>
        <w:jc w:val="left"/>
        <w:rPr>
          <w:ins w:id="9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2"/>
        </w:numPr>
        <w:spacing w:line="315" w:lineRule="atLeast"/>
        <w:ind w:left="600"/>
        <w:jc w:val="left"/>
        <w:rPr>
          <w:ins w:id="9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//如果以上路径下都没有init程序，就从/sbin、/etc、/bin三个路径下寻找init程序，同时启动一个sh进程  </w:t>
        </w:r>
      </w:ins>
    </w:p>
    <w:p w:rsidR="00554824" w:rsidRPr="00554824" w:rsidRDefault="00554824" w:rsidP="00554824">
      <w:pPr>
        <w:widowControl/>
        <w:numPr>
          <w:ilvl w:val="0"/>
          <w:numId w:val="2"/>
        </w:numPr>
        <w:spacing w:line="315" w:lineRule="atLeast"/>
        <w:ind w:left="600"/>
        <w:jc w:val="left"/>
        <w:rPr>
          <w:ins w:id="9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run_init_process("/sbin/init");  </w:t>
        </w:r>
      </w:ins>
    </w:p>
    <w:p w:rsidR="00554824" w:rsidRPr="00554824" w:rsidRDefault="00554824" w:rsidP="00554824">
      <w:pPr>
        <w:widowControl/>
        <w:numPr>
          <w:ilvl w:val="0"/>
          <w:numId w:val="2"/>
        </w:numPr>
        <w:spacing w:line="315" w:lineRule="atLeast"/>
        <w:ind w:left="600"/>
        <w:jc w:val="left"/>
        <w:rPr>
          <w:ins w:id="10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run_init_process("/etc/init");  </w:t>
        </w:r>
      </w:ins>
    </w:p>
    <w:p w:rsidR="00554824" w:rsidRPr="00554824" w:rsidRDefault="00554824" w:rsidP="00554824">
      <w:pPr>
        <w:widowControl/>
        <w:numPr>
          <w:ilvl w:val="0"/>
          <w:numId w:val="2"/>
        </w:numPr>
        <w:spacing w:line="315" w:lineRule="atLeast"/>
        <w:ind w:left="600"/>
        <w:jc w:val="left"/>
        <w:rPr>
          <w:ins w:id="10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run_init_process("/bin/init");  </w:t>
        </w:r>
      </w:ins>
    </w:p>
    <w:p w:rsidR="00554824" w:rsidRPr="00554824" w:rsidRDefault="00554824" w:rsidP="00554824">
      <w:pPr>
        <w:widowControl/>
        <w:numPr>
          <w:ilvl w:val="0"/>
          <w:numId w:val="2"/>
        </w:numPr>
        <w:spacing w:line="315" w:lineRule="atLeast"/>
        <w:ind w:left="600"/>
        <w:jc w:val="left"/>
        <w:rPr>
          <w:ins w:id="10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run_init_process("/bin/sh");  </w:t>
        </w:r>
      </w:ins>
    </w:p>
    <w:p w:rsidR="00554824" w:rsidRPr="00554824" w:rsidRDefault="00554824" w:rsidP="00554824">
      <w:pPr>
        <w:widowControl/>
        <w:numPr>
          <w:ilvl w:val="0"/>
          <w:numId w:val="2"/>
        </w:numPr>
        <w:spacing w:line="315" w:lineRule="atLeast"/>
        <w:ind w:left="600"/>
        <w:jc w:val="left"/>
        <w:rPr>
          <w:ins w:id="10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//如果以上路径都没有找到init程序，调用内核panic  </w:t>
        </w:r>
      </w:ins>
    </w:p>
    <w:p w:rsidR="00554824" w:rsidRPr="00554824" w:rsidRDefault="00554824" w:rsidP="00554824">
      <w:pPr>
        <w:widowControl/>
        <w:numPr>
          <w:ilvl w:val="0"/>
          <w:numId w:val="2"/>
        </w:numPr>
        <w:spacing w:line="315" w:lineRule="atLeast"/>
        <w:ind w:left="600"/>
        <w:jc w:val="left"/>
        <w:rPr>
          <w:ins w:id="10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</w:t>
        </w:r>
        <w:proofErr w:type="gramStart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panic(</w:t>
        </w:r>
        <w:proofErr w:type="gramEnd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"No init found.  Try passing init= option to kernel. "  </w:t>
        </w:r>
      </w:ins>
    </w:p>
    <w:p w:rsidR="00554824" w:rsidRPr="00554824" w:rsidRDefault="00554824" w:rsidP="00554824">
      <w:pPr>
        <w:widowControl/>
        <w:numPr>
          <w:ilvl w:val="0"/>
          <w:numId w:val="2"/>
        </w:numPr>
        <w:spacing w:line="315" w:lineRule="atLeast"/>
        <w:ind w:left="600"/>
        <w:jc w:val="left"/>
        <w:rPr>
          <w:ins w:id="11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"See Linux Documentation/init.txt for guidance.");  </w:t>
        </w:r>
      </w:ins>
    </w:p>
    <w:p w:rsidR="00554824" w:rsidRPr="00554824" w:rsidRDefault="00554824" w:rsidP="00554824">
      <w:pPr>
        <w:widowControl/>
        <w:numPr>
          <w:ilvl w:val="0"/>
          <w:numId w:val="2"/>
        </w:numPr>
        <w:spacing w:line="315" w:lineRule="atLeast"/>
        <w:ind w:left="600"/>
        <w:jc w:val="left"/>
        <w:rPr>
          <w:ins w:id="11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1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当 根文件系统顶层目录中不存在init进程，或未指定启动选项"init="时，内核会到/sbin、/etc、/bin目录下查找init文件。如果在这 些目录中仍未找到init文件，内核就会中止执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行init进程，并引发Kernel Panic。run_init_process函数通过系统调用do_execve从内核空间跳转到用户空间，并且执行用户空间的Init程序的入口函 数。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1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8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3"/>
        </w:numPr>
        <w:spacing w:line="315" w:lineRule="atLeast"/>
        <w:ind w:left="600"/>
        <w:jc w:val="left"/>
        <w:rPr>
          <w:ins w:id="11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static void run_init_process(const char *init_filename)  </w:t>
        </w:r>
      </w:ins>
    </w:p>
    <w:p w:rsidR="00554824" w:rsidRPr="00554824" w:rsidRDefault="00554824" w:rsidP="00554824">
      <w:pPr>
        <w:widowControl/>
        <w:numPr>
          <w:ilvl w:val="0"/>
          <w:numId w:val="3"/>
        </w:numPr>
        <w:spacing w:line="315" w:lineRule="atLeast"/>
        <w:ind w:left="600"/>
        <w:jc w:val="left"/>
        <w:rPr>
          <w:ins w:id="12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3"/>
        </w:numPr>
        <w:spacing w:line="315" w:lineRule="atLeast"/>
        <w:ind w:left="600"/>
        <w:jc w:val="left"/>
        <w:rPr>
          <w:ins w:id="12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argv_init[0] = init_filename;  </w:t>
        </w:r>
      </w:ins>
    </w:p>
    <w:p w:rsidR="00554824" w:rsidRPr="00554824" w:rsidRDefault="00554824" w:rsidP="00554824">
      <w:pPr>
        <w:widowControl/>
        <w:numPr>
          <w:ilvl w:val="0"/>
          <w:numId w:val="3"/>
        </w:numPr>
        <w:spacing w:line="315" w:lineRule="atLeast"/>
        <w:ind w:left="600"/>
        <w:jc w:val="left"/>
        <w:rPr>
          <w:ins w:id="12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kernel_execve(init_filename, argv_init, envp_init);  </w:t>
        </w:r>
      </w:ins>
    </w:p>
    <w:p w:rsidR="00554824" w:rsidRPr="00554824" w:rsidRDefault="00554824" w:rsidP="00554824">
      <w:pPr>
        <w:widowControl/>
        <w:numPr>
          <w:ilvl w:val="0"/>
          <w:numId w:val="3"/>
        </w:numPr>
        <w:spacing w:line="315" w:lineRule="atLeast"/>
        <w:ind w:left="600"/>
        <w:jc w:val="left"/>
        <w:rPr>
          <w:ins w:id="12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2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这里就介绍完了内核启动流程，run_init_process函数的将执行Init程序的入口函数，Init的入口函数位于/system/core/init/init.</w:t>
        </w:r>
        <w:proofErr w:type="gramStart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c</w:t>
        </w:r>
        <w:proofErr w:type="gramEnd"/>
      </w:ins>
    </w:p>
    <w:p w:rsidR="00554824" w:rsidRPr="00554824" w:rsidRDefault="00554824" w:rsidP="00554824">
      <w:pPr>
        <w:widowControl/>
        <w:spacing w:line="315" w:lineRule="atLeast"/>
        <w:jc w:val="left"/>
        <w:outlineLvl w:val="2"/>
        <w:rPr>
          <w:ins w:id="131" w:author="Unknown"/>
          <w:rFonts w:ascii="微软雅黑" w:eastAsia="微软雅黑" w:hAnsi="微软雅黑" w:cs="宋体" w:hint="eastAsia"/>
          <w:b/>
          <w:bCs/>
          <w:color w:val="323E32"/>
          <w:kern w:val="0"/>
          <w:sz w:val="27"/>
          <w:szCs w:val="27"/>
        </w:rPr>
      </w:pPr>
      <w:bookmarkStart w:id="132" w:name="t4"/>
      <w:bookmarkEnd w:id="132"/>
      <w:ins w:id="133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 w:val="27"/>
            <w:szCs w:val="27"/>
          </w:rPr>
          <w:t>Init进程源码分析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3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Android的init进程主要功能：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1)、分析init.rc启动脚本文件，根据文件内容执行相应的功能；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2)、当一些关键进程死亡时，</w:t>
        </w:r>
        <w:proofErr w:type="gramStart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重启该进程</w:t>
        </w:r>
        <w:proofErr w:type="gramEnd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；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3)、提供Android系统的属性服务；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3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7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spacing w:line="315" w:lineRule="atLeast"/>
        <w:jc w:val="left"/>
        <w:outlineLvl w:val="3"/>
        <w:rPr>
          <w:ins w:id="138" w:author="Unknown"/>
          <w:rFonts w:ascii="微软雅黑" w:eastAsia="微软雅黑" w:hAnsi="微软雅黑" w:cs="宋体" w:hint="eastAsia"/>
          <w:b/>
          <w:bCs/>
          <w:color w:val="323E32"/>
          <w:kern w:val="0"/>
          <w:sz w:val="24"/>
          <w:szCs w:val="24"/>
        </w:rPr>
      </w:pPr>
      <w:bookmarkStart w:id="139" w:name="t5"/>
      <w:bookmarkStart w:id="140" w:name="t10"/>
      <w:bookmarkEnd w:id="139"/>
      <w:bookmarkEnd w:id="140"/>
      <w:ins w:id="141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 w:val="24"/>
            <w:szCs w:val="24"/>
          </w:rPr>
          <w:t>屏蔽标准的输入输出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4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3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4"/>
        </w:numPr>
        <w:spacing w:line="315" w:lineRule="atLeast"/>
        <w:ind w:left="600"/>
        <w:jc w:val="left"/>
        <w:rPr>
          <w:ins w:id="14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void open_devnull_stdio(void)  </w:t>
        </w:r>
      </w:ins>
    </w:p>
    <w:p w:rsidR="00554824" w:rsidRPr="00554824" w:rsidRDefault="00554824" w:rsidP="00554824">
      <w:pPr>
        <w:widowControl/>
        <w:numPr>
          <w:ilvl w:val="0"/>
          <w:numId w:val="4"/>
        </w:numPr>
        <w:spacing w:line="315" w:lineRule="atLeast"/>
        <w:ind w:left="600"/>
        <w:jc w:val="left"/>
        <w:rPr>
          <w:ins w:id="14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4"/>
        </w:numPr>
        <w:spacing w:line="315" w:lineRule="atLeast"/>
        <w:ind w:left="600"/>
        <w:jc w:val="left"/>
        <w:rPr>
          <w:ins w:id="14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int fd;  </w:t>
        </w:r>
      </w:ins>
    </w:p>
    <w:p w:rsidR="00554824" w:rsidRPr="00554824" w:rsidRDefault="00554824" w:rsidP="00554824">
      <w:pPr>
        <w:widowControl/>
        <w:numPr>
          <w:ilvl w:val="0"/>
          <w:numId w:val="4"/>
        </w:numPr>
        <w:spacing w:line="315" w:lineRule="atLeast"/>
        <w:ind w:left="600"/>
        <w:jc w:val="left"/>
        <w:rPr>
          <w:ins w:id="15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//创建一个字符专用文件/dev/__null__   </w:t>
        </w:r>
      </w:ins>
    </w:p>
    <w:p w:rsidR="00554824" w:rsidRPr="00554824" w:rsidRDefault="00554824" w:rsidP="00554824">
      <w:pPr>
        <w:widowControl/>
        <w:numPr>
          <w:ilvl w:val="0"/>
          <w:numId w:val="4"/>
        </w:numPr>
        <w:spacing w:line="315" w:lineRule="atLeast"/>
        <w:ind w:left="600"/>
        <w:jc w:val="left"/>
        <w:rPr>
          <w:ins w:id="15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    static const char *name = "/dev/__null__";  </w:t>
        </w:r>
      </w:ins>
    </w:p>
    <w:p w:rsidR="00554824" w:rsidRPr="00554824" w:rsidRDefault="00554824" w:rsidP="00554824">
      <w:pPr>
        <w:widowControl/>
        <w:numPr>
          <w:ilvl w:val="0"/>
          <w:numId w:val="4"/>
        </w:numPr>
        <w:spacing w:line="315" w:lineRule="atLeast"/>
        <w:ind w:left="600"/>
        <w:jc w:val="left"/>
        <w:rPr>
          <w:ins w:id="15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(mknod(name, S_IFCHR | 0600, (1 &lt;&lt; 8) | 3) == 0) {  </w:t>
        </w:r>
      </w:ins>
    </w:p>
    <w:p w:rsidR="00554824" w:rsidRPr="00554824" w:rsidRDefault="00554824" w:rsidP="00554824">
      <w:pPr>
        <w:widowControl/>
        <w:numPr>
          <w:ilvl w:val="0"/>
          <w:numId w:val="4"/>
        </w:numPr>
        <w:spacing w:line="315" w:lineRule="atLeast"/>
        <w:ind w:left="600"/>
        <w:jc w:val="left"/>
        <w:rPr>
          <w:ins w:id="15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//获取/dev/__null__的文件描述符，并输出该文件  </w:t>
        </w:r>
      </w:ins>
    </w:p>
    <w:p w:rsidR="00554824" w:rsidRPr="00554824" w:rsidRDefault="00554824" w:rsidP="00554824">
      <w:pPr>
        <w:widowControl/>
        <w:numPr>
          <w:ilvl w:val="0"/>
          <w:numId w:val="4"/>
        </w:numPr>
        <w:spacing w:line="315" w:lineRule="atLeast"/>
        <w:ind w:left="600"/>
        <w:jc w:val="left"/>
        <w:rPr>
          <w:ins w:id="15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fd = open(name, O_RDWR);  </w:t>
        </w:r>
      </w:ins>
    </w:p>
    <w:p w:rsidR="00554824" w:rsidRPr="00554824" w:rsidRDefault="00554824" w:rsidP="00554824">
      <w:pPr>
        <w:widowControl/>
        <w:numPr>
          <w:ilvl w:val="0"/>
          <w:numId w:val="4"/>
        </w:numPr>
        <w:spacing w:line="315" w:lineRule="atLeast"/>
        <w:ind w:left="600"/>
        <w:jc w:val="left"/>
        <w:rPr>
          <w:ins w:id="16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unlink(name);  </w:t>
        </w:r>
      </w:ins>
    </w:p>
    <w:p w:rsidR="00554824" w:rsidRPr="00554824" w:rsidRDefault="00554824" w:rsidP="00554824">
      <w:pPr>
        <w:widowControl/>
        <w:numPr>
          <w:ilvl w:val="0"/>
          <w:numId w:val="4"/>
        </w:numPr>
        <w:spacing w:line="315" w:lineRule="atLeast"/>
        <w:ind w:left="600"/>
        <w:jc w:val="left"/>
        <w:rPr>
          <w:ins w:id="16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if (fd &gt;= 0) {  </w:t>
        </w:r>
      </w:ins>
    </w:p>
    <w:p w:rsidR="00554824" w:rsidRPr="00554824" w:rsidRDefault="00554824" w:rsidP="00554824">
      <w:pPr>
        <w:widowControl/>
        <w:numPr>
          <w:ilvl w:val="0"/>
          <w:numId w:val="4"/>
        </w:numPr>
        <w:spacing w:line="315" w:lineRule="atLeast"/>
        <w:ind w:left="600"/>
        <w:jc w:val="left"/>
        <w:rPr>
          <w:ins w:id="16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//将与进程相关的标准输入(0),标准输出(1),标准错误输出(2)，均定向到NULL设备  </w:t>
        </w:r>
      </w:ins>
    </w:p>
    <w:p w:rsidR="00554824" w:rsidRPr="00554824" w:rsidRDefault="00554824" w:rsidP="00554824">
      <w:pPr>
        <w:widowControl/>
        <w:numPr>
          <w:ilvl w:val="0"/>
          <w:numId w:val="4"/>
        </w:numPr>
        <w:spacing w:line="315" w:lineRule="atLeast"/>
        <w:ind w:left="600"/>
        <w:jc w:val="left"/>
        <w:rPr>
          <w:ins w:id="16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dup2(fd, 0);  </w:t>
        </w:r>
      </w:ins>
    </w:p>
    <w:p w:rsidR="00554824" w:rsidRPr="00554824" w:rsidRDefault="00554824" w:rsidP="00554824">
      <w:pPr>
        <w:widowControl/>
        <w:numPr>
          <w:ilvl w:val="0"/>
          <w:numId w:val="4"/>
        </w:numPr>
        <w:spacing w:line="315" w:lineRule="atLeast"/>
        <w:ind w:left="600"/>
        <w:jc w:val="left"/>
        <w:rPr>
          <w:ins w:id="16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dup2(fd, 1);  </w:t>
        </w:r>
      </w:ins>
    </w:p>
    <w:p w:rsidR="00554824" w:rsidRPr="00554824" w:rsidRDefault="00554824" w:rsidP="00554824">
      <w:pPr>
        <w:widowControl/>
        <w:numPr>
          <w:ilvl w:val="0"/>
          <w:numId w:val="4"/>
        </w:numPr>
        <w:spacing w:line="315" w:lineRule="atLeast"/>
        <w:ind w:left="600"/>
        <w:jc w:val="left"/>
        <w:rPr>
          <w:ins w:id="17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dup2(fd, 2);  </w:t>
        </w:r>
      </w:ins>
    </w:p>
    <w:p w:rsidR="00554824" w:rsidRPr="00554824" w:rsidRDefault="00554824" w:rsidP="00554824">
      <w:pPr>
        <w:widowControl/>
        <w:numPr>
          <w:ilvl w:val="0"/>
          <w:numId w:val="4"/>
        </w:numPr>
        <w:spacing w:line="315" w:lineRule="atLeast"/>
        <w:ind w:left="600"/>
        <w:jc w:val="left"/>
        <w:rPr>
          <w:ins w:id="17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if (fd &gt; 2) {  </w:t>
        </w:r>
      </w:ins>
    </w:p>
    <w:p w:rsidR="00554824" w:rsidRPr="00554824" w:rsidRDefault="00554824" w:rsidP="00554824">
      <w:pPr>
        <w:widowControl/>
        <w:numPr>
          <w:ilvl w:val="0"/>
          <w:numId w:val="4"/>
        </w:numPr>
        <w:spacing w:line="315" w:lineRule="atLeast"/>
        <w:ind w:left="600"/>
        <w:jc w:val="left"/>
        <w:rPr>
          <w:ins w:id="17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    close(fd);  </w:t>
        </w:r>
      </w:ins>
    </w:p>
    <w:p w:rsidR="00554824" w:rsidRPr="00554824" w:rsidRDefault="00554824" w:rsidP="00554824">
      <w:pPr>
        <w:widowControl/>
        <w:numPr>
          <w:ilvl w:val="0"/>
          <w:numId w:val="4"/>
        </w:numPr>
        <w:spacing w:line="315" w:lineRule="atLeast"/>
        <w:ind w:left="600"/>
        <w:jc w:val="left"/>
        <w:rPr>
          <w:ins w:id="17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}  </w:t>
        </w:r>
      </w:ins>
    </w:p>
    <w:p w:rsidR="00554824" w:rsidRPr="00554824" w:rsidRDefault="00554824" w:rsidP="00554824">
      <w:pPr>
        <w:widowControl/>
        <w:numPr>
          <w:ilvl w:val="0"/>
          <w:numId w:val="4"/>
        </w:numPr>
        <w:spacing w:line="315" w:lineRule="atLeast"/>
        <w:ind w:left="600"/>
        <w:jc w:val="left"/>
        <w:rPr>
          <w:ins w:id="17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return;  </w:t>
        </w:r>
      </w:ins>
    </w:p>
    <w:p w:rsidR="00554824" w:rsidRPr="00554824" w:rsidRDefault="00554824" w:rsidP="00554824">
      <w:pPr>
        <w:widowControl/>
        <w:numPr>
          <w:ilvl w:val="0"/>
          <w:numId w:val="4"/>
        </w:numPr>
        <w:spacing w:line="315" w:lineRule="atLeast"/>
        <w:ind w:left="600"/>
        <w:jc w:val="left"/>
        <w:rPr>
          <w:ins w:id="18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}  </w:t>
        </w:r>
      </w:ins>
    </w:p>
    <w:p w:rsidR="00554824" w:rsidRPr="00554824" w:rsidRDefault="00554824" w:rsidP="00554824">
      <w:pPr>
        <w:widowControl/>
        <w:numPr>
          <w:ilvl w:val="0"/>
          <w:numId w:val="4"/>
        </w:numPr>
        <w:spacing w:line="315" w:lineRule="atLeast"/>
        <w:ind w:left="600"/>
        <w:jc w:val="left"/>
        <w:rPr>
          <w:ins w:id="18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4"/>
        </w:numPr>
        <w:spacing w:line="315" w:lineRule="atLeast"/>
        <w:ind w:left="600"/>
        <w:jc w:val="left"/>
        <w:rPr>
          <w:ins w:id="18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</w:t>
        </w:r>
      </w:ins>
    </w:p>
    <w:p w:rsidR="00554824" w:rsidRPr="00554824" w:rsidRDefault="00554824" w:rsidP="00554824">
      <w:pPr>
        <w:widowControl/>
        <w:numPr>
          <w:ilvl w:val="0"/>
          <w:numId w:val="4"/>
        </w:numPr>
        <w:spacing w:line="315" w:lineRule="atLeast"/>
        <w:ind w:left="600"/>
        <w:jc w:val="left"/>
        <w:rPr>
          <w:ins w:id="18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exit(1);  </w:t>
        </w:r>
      </w:ins>
    </w:p>
    <w:p w:rsidR="00554824" w:rsidRPr="00554824" w:rsidRDefault="00554824" w:rsidP="00554824">
      <w:pPr>
        <w:widowControl/>
        <w:numPr>
          <w:ilvl w:val="0"/>
          <w:numId w:val="4"/>
        </w:numPr>
        <w:spacing w:line="315" w:lineRule="atLeast"/>
        <w:ind w:left="600"/>
        <w:jc w:val="left"/>
        <w:rPr>
          <w:ins w:id="18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9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将标准输入输出，错误输出重定向到/dev/_null_设备中</w:t>
        </w:r>
      </w:ins>
    </w:p>
    <w:p w:rsidR="00554824" w:rsidRPr="00554824" w:rsidRDefault="00554824" w:rsidP="00554824">
      <w:pPr>
        <w:widowControl/>
        <w:spacing w:line="315" w:lineRule="atLeast"/>
        <w:jc w:val="left"/>
        <w:outlineLvl w:val="3"/>
        <w:rPr>
          <w:ins w:id="192" w:author="Unknown"/>
          <w:rFonts w:ascii="微软雅黑" w:eastAsia="微软雅黑" w:hAnsi="微软雅黑" w:cs="宋体" w:hint="eastAsia"/>
          <w:b/>
          <w:bCs/>
          <w:color w:val="323E32"/>
          <w:kern w:val="0"/>
          <w:sz w:val="24"/>
          <w:szCs w:val="24"/>
        </w:rPr>
      </w:pPr>
      <w:bookmarkStart w:id="193" w:name="t11"/>
      <w:bookmarkEnd w:id="193"/>
      <w:ins w:id="194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 w:val="24"/>
            <w:szCs w:val="24"/>
          </w:rPr>
          <w:t>初始化内核log系统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9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6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lastRenderedPageBreak/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5"/>
        </w:numPr>
        <w:spacing w:line="315" w:lineRule="atLeast"/>
        <w:ind w:left="600"/>
        <w:jc w:val="left"/>
        <w:rPr>
          <w:ins w:id="19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void klog_init(void)  </w:t>
        </w:r>
      </w:ins>
    </w:p>
    <w:p w:rsidR="00554824" w:rsidRPr="00554824" w:rsidRDefault="00554824" w:rsidP="00554824">
      <w:pPr>
        <w:widowControl/>
        <w:numPr>
          <w:ilvl w:val="0"/>
          <w:numId w:val="5"/>
        </w:numPr>
        <w:spacing w:line="315" w:lineRule="atLeast"/>
        <w:ind w:left="600"/>
        <w:jc w:val="left"/>
        <w:rPr>
          <w:ins w:id="19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5"/>
        </w:numPr>
        <w:spacing w:line="315" w:lineRule="atLeast"/>
        <w:ind w:left="600"/>
        <w:jc w:val="left"/>
        <w:rPr>
          <w:ins w:id="20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static const char *name = "/dev/__kmsg__";  </w:t>
        </w:r>
      </w:ins>
    </w:p>
    <w:p w:rsidR="00554824" w:rsidRPr="00554824" w:rsidRDefault="00554824" w:rsidP="00554824">
      <w:pPr>
        <w:widowControl/>
        <w:numPr>
          <w:ilvl w:val="0"/>
          <w:numId w:val="5"/>
        </w:numPr>
        <w:spacing w:line="315" w:lineRule="atLeast"/>
        <w:ind w:left="600"/>
        <w:jc w:val="left"/>
        <w:rPr>
          <w:ins w:id="20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//创建/dev/__kmsg__设备节点  </w:t>
        </w:r>
      </w:ins>
    </w:p>
    <w:p w:rsidR="00554824" w:rsidRPr="00554824" w:rsidRDefault="00554824" w:rsidP="00554824">
      <w:pPr>
        <w:widowControl/>
        <w:numPr>
          <w:ilvl w:val="0"/>
          <w:numId w:val="5"/>
        </w:numPr>
        <w:spacing w:line="315" w:lineRule="atLeast"/>
        <w:ind w:left="600"/>
        <w:jc w:val="left"/>
        <w:rPr>
          <w:ins w:id="20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(mknod(name, S_IFCHR | 0600, (1 &lt;&lt; 8) | 11) == 0) {  </w:t>
        </w:r>
      </w:ins>
    </w:p>
    <w:p w:rsidR="00554824" w:rsidRPr="00554824" w:rsidRDefault="00554824" w:rsidP="00554824">
      <w:pPr>
        <w:widowControl/>
        <w:numPr>
          <w:ilvl w:val="0"/>
          <w:numId w:val="5"/>
        </w:numPr>
        <w:spacing w:line="315" w:lineRule="atLeast"/>
        <w:ind w:left="600"/>
        <w:jc w:val="left"/>
        <w:rPr>
          <w:ins w:id="20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klog_fd = open(name, O_WRONLY);  </w:t>
        </w:r>
      </w:ins>
    </w:p>
    <w:p w:rsidR="00554824" w:rsidRPr="00554824" w:rsidRDefault="00554824" w:rsidP="00554824">
      <w:pPr>
        <w:widowControl/>
        <w:numPr>
          <w:ilvl w:val="0"/>
          <w:numId w:val="5"/>
        </w:numPr>
        <w:spacing w:line="315" w:lineRule="atLeast"/>
        <w:ind w:left="600"/>
        <w:jc w:val="left"/>
        <w:rPr>
          <w:ins w:id="20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//当进程在进行exec系统调用时，要确保log_fd是关闭的  </w:t>
        </w:r>
      </w:ins>
    </w:p>
    <w:p w:rsidR="00554824" w:rsidRPr="00554824" w:rsidRDefault="00554824" w:rsidP="00554824">
      <w:pPr>
        <w:widowControl/>
        <w:numPr>
          <w:ilvl w:val="0"/>
          <w:numId w:val="5"/>
        </w:numPr>
        <w:spacing w:line="315" w:lineRule="atLeast"/>
        <w:ind w:left="600"/>
        <w:jc w:val="left"/>
        <w:rPr>
          <w:ins w:id="21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fcntl(klog_fd, F_SETFD, FD_CLOEXEC);  </w:t>
        </w:r>
      </w:ins>
    </w:p>
    <w:p w:rsidR="00554824" w:rsidRPr="00554824" w:rsidRDefault="00554824" w:rsidP="00554824">
      <w:pPr>
        <w:widowControl/>
        <w:numPr>
          <w:ilvl w:val="0"/>
          <w:numId w:val="5"/>
        </w:numPr>
        <w:spacing w:line="315" w:lineRule="atLeast"/>
        <w:ind w:left="600"/>
        <w:jc w:val="left"/>
        <w:rPr>
          <w:ins w:id="21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unlink(name);  </w:t>
        </w:r>
      </w:ins>
    </w:p>
    <w:p w:rsidR="00554824" w:rsidRPr="00554824" w:rsidRDefault="00554824" w:rsidP="00554824">
      <w:pPr>
        <w:widowControl/>
        <w:numPr>
          <w:ilvl w:val="0"/>
          <w:numId w:val="5"/>
        </w:numPr>
        <w:spacing w:line="315" w:lineRule="atLeast"/>
        <w:ind w:left="600"/>
        <w:jc w:val="left"/>
        <w:rPr>
          <w:ins w:id="21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5"/>
        </w:numPr>
        <w:spacing w:line="315" w:lineRule="atLeast"/>
        <w:ind w:left="600"/>
        <w:jc w:val="left"/>
        <w:rPr>
          <w:ins w:id="21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outlineLvl w:val="3"/>
        <w:rPr>
          <w:ins w:id="219" w:author="Unknown"/>
          <w:rFonts w:ascii="微软雅黑" w:eastAsia="微软雅黑" w:hAnsi="微软雅黑" w:cs="宋体" w:hint="eastAsia"/>
          <w:b/>
          <w:bCs/>
          <w:color w:val="323E32"/>
          <w:kern w:val="0"/>
          <w:sz w:val="24"/>
          <w:szCs w:val="24"/>
        </w:rPr>
      </w:pPr>
      <w:bookmarkStart w:id="220" w:name="t12"/>
      <w:bookmarkEnd w:id="220"/>
      <w:ins w:id="221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 w:val="24"/>
            <w:szCs w:val="24"/>
          </w:rPr>
          <w:t>属性存储空间初始化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22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3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6"/>
        </w:numPr>
        <w:spacing w:line="315" w:lineRule="atLeast"/>
        <w:ind w:left="600"/>
        <w:jc w:val="left"/>
        <w:rPr>
          <w:ins w:id="22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void property_init(void)  </w:t>
        </w:r>
      </w:ins>
    </w:p>
    <w:p w:rsidR="00554824" w:rsidRPr="00554824" w:rsidRDefault="00554824" w:rsidP="00554824">
      <w:pPr>
        <w:widowControl/>
        <w:numPr>
          <w:ilvl w:val="0"/>
          <w:numId w:val="6"/>
        </w:numPr>
        <w:spacing w:line="315" w:lineRule="atLeast"/>
        <w:ind w:left="600"/>
        <w:jc w:val="left"/>
        <w:rPr>
          <w:ins w:id="22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6"/>
        </w:numPr>
        <w:spacing w:line="315" w:lineRule="atLeast"/>
        <w:ind w:left="600"/>
        <w:jc w:val="left"/>
        <w:rPr>
          <w:ins w:id="22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init_property_area();  </w:t>
        </w:r>
      </w:ins>
    </w:p>
    <w:p w:rsidR="00554824" w:rsidRPr="00554824" w:rsidRDefault="00554824" w:rsidP="00554824">
      <w:pPr>
        <w:widowControl/>
        <w:numPr>
          <w:ilvl w:val="0"/>
          <w:numId w:val="6"/>
        </w:numPr>
        <w:spacing w:line="315" w:lineRule="atLeast"/>
        <w:ind w:left="600"/>
        <w:jc w:val="left"/>
        <w:rPr>
          <w:ins w:id="23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23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关于Android的属性系统，请查看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"http://blog.csdn.net/yangwen123/article/details/8936555" \t "_blank"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Android 系统属性SystemProperty分析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一文，在这篇文章中详细分析了Android的属性系统。</w:t>
        </w:r>
      </w:ins>
    </w:p>
    <w:p w:rsidR="00554824" w:rsidRPr="00554824" w:rsidRDefault="00554824" w:rsidP="00554824">
      <w:pPr>
        <w:widowControl/>
        <w:spacing w:line="315" w:lineRule="atLeast"/>
        <w:jc w:val="left"/>
        <w:outlineLvl w:val="3"/>
        <w:rPr>
          <w:ins w:id="234" w:author="Unknown"/>
          <w:rFonts w:ascii="微软雅黑" w:eastAsia="微软雅黑" w:hAnsi="微软雅黑" w:cs="宋体" w:hint="eastAsia"/>
          <w:b/>
          <w:bCs/>
          <w:color w:val="323E32"/>
          <w:kern w:val="0"/>
          <w:sz w:val="24"/>
          <w:szCs w:val="24"/>
        </w:rPr>
      </w:pPr>
      <w:bookmarkStart w:id="235" w:name="t13"/>
      <w:bookmarkEnd w:id="235"/>
      <w:ins w:id="236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 w:val="24"/>
            <w:szCs w:val="24"/>
          </w:rPr>
          <w:t>读取机器硬件名称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23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从/proc/cpuinfo中获取“Hardware”字段信息写入；“Reversion” 字段信息写入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23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0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lastRenderedPageBreak/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24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void get_hardware_name(char *hardware, unsigned int *revision)  </w:t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24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24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char data[1024];  </w:t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24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int fd, n;  </w:t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24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char *x, *hw, *rev;  </w:t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25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</w:t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25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(hardware[0])  </w:t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25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return;  </w:t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25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//打开/proc/cpuinfo文件  </w:t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25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6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fd = open("/proc/cpuinfo", O_RDONLY);  </w:t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26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6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(fd &lt; 0) return;  </w:t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26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6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//读取/proc/cpuinfo文件内容  </w:t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26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6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n = read(fd, data, 1023);  </w:t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26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6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close(fd);  </w:t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26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7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(n &lt; 0) return;  </w:t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27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7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data[n] = 0;  </w:t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27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7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hw = strstr(data, "\nHardware");  </w:t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27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7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rev = strstr(data, "\nRevision");  </w:t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27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7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(hw) {  </w:t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27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8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x = strstr(hw, ": ");  </w:t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28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8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if (x) {  </w:t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28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8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            x += 2;  </w:t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28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8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n = 0;  </w:t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28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8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while (*x &amp;&amp; *x != '\n') {  </w:t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28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9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    if (!isspace(*x))  </w:t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29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9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        hardware[n++] = tolower(*x);  </w:t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29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9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    x++;  </w:t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29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9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    if (n == 31) break;  </w:t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29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9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}  </w:t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29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0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hardware[n] = 0;  </w:t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30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0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}  </w:t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30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0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30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0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(rev) {  </w:t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30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0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x = strstr(rev, ": ");  </w:t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30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1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if (x) {  </w:t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31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1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*revision = strtoul(x + 2, 0, 16);  </w:t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31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1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}  </w:t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31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1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7"/>
        </w:numPr>
        <w:spacing w:line="315" w:lineRule="atLeast"/>
        <w:ind w:left="600"/>
        <w:jc w:val="left"/>
        <w:rPr>
          <w:ins w:id="31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1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31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2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get_hardware_name函数从/proc/cpuinfo文件中读取硬件名称等信息，/proc/cpuinfo文件内容如下：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32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22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plain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8"/>
        </w:numPr>
        <w:spacing w:line="315" w:lineRule="atLeast"/>
        <w:ind w:left="600"/>
        <w:jc w:val="left"/>
        <w:rPr>
          <w:ins w:id="32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2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Processor   : ARMv7 Processor rev 1 (v7l)  </w:t>
        </w:r>
      </w:ins>
    </w:p>
    <w:p w:rsidR="00554824" w:rsidRPr="00554824" w:rsidRDefault="00554824" w:rsidP="00554824">
      <w:pPr>
        <w:widowControl/>
        <w:numPr>
          <w:ilvl w:val="0"/>
          <w:numId w:val="8"/>
        </w:numPr>
        <w:spacing w:line="315" w:lineRule="atLeast"/>
        <w:ind w:left="600"/>
        <w:jc w:val="left"/>
        <w:rPr>
          <w:ins w:id="32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2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BogoMIPS    : 1024.00  </w:t>
        </w:r>
      </w:ins>
    </w:p>
    <w:p w:rsidR="00554824" w:rsidRPr="00554824" w:rsidRDefault="00554824" w:rsidP="00554824">
      <w:pPr>
        <w:widowControl/>
        <w:numPr>
          <w:ilvl w:val="0"/>
          <w:numId w:val="8"/>
        </w:numPr>
        <w:spacing w:line="315" w:lineRule="atLeast"/>
        <w:ind w:left="600"/>
        <w:jc w:val="left"/>
        <w:rPr>
          <w:ins w:id="32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2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Features    : swp half thumb fastmult vfp edsp thumbee neon vfpv3   </w:t>
        </w:r>
      </w:ins>
    </w:p>
    <w:p w:rsidR="00554824" w:rsidRPr="00554824" w:rsidRDefault="00554824" w:rsidP="00554824">
      <w:pPr>
        <w:widowControl/>
        <w:numPr>
          <w:ilvl w:val="0"/>
          <w:numId w:val="8"/>
        </w:numPr>
        <w:spacing w:line="315" w:lineRule="atLeast"/>
        <w:ind w:left="600"/>
        <w:jc w:val="left"/>
        <w:rPr>
          <w:ins w:id="32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3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CPU implementer : 0x41  </w:t>
        </w:r>
      </w:ins>
    </w:p>
    <w:p w:rsidR="00554824" w:rsidRPr="00554824" w:rsidRDefault="00554824" w:rsidP="00554824">
      <w:pPr>
        <w:widowControl/>
        <w:numPr>
          <w:ilvl w:val="0"/>
          <w:numId w:val="8"/>
        </w:numPr>
        <w:spacing w:line="315" w:lineRule="atLeast"/>
        <w:ind w:left="600"/>
        <w:jc w:val="left"/>
        <w:rPr>
          <w:ins w:id="33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3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CPU architecture: 7  </w:t>
        </w:r>
      </w:ins>
    </w:p>
    <w:p w:rsidR="00554824" w:rsidRPr="00554824" w:rsidRDefault="00554824" w:rsidP="00554824">
      <w:pPr>
        <w:widowControl/>
        <w:numPr>
          <w:ilvl w:val="0"/>
          <w:numId w:val="8"/>
        </w:numPr>
        <w:spacing w:line="315" w:lineRule="atLeast"/>
        <w:ind w:left="600"/>
        <w:jc w:val="left"/>
        <w:rPr>
          <w:ins w:id="33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3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CPU variant : 0x0  </w:t>
        </w:r>
      </w:ins>
    </w:p>
    <w:p w:rsidR="00554824" w:rsidRPr="00554824" w:rsidRDefault="00554824" w:rsidP="00554824">
      <w:pPr>
        <w:widowControl/>
        <w:numPr>
          <w:ilvl w:val="0"/>
          <w:numId w:val="8"/>
        </w:numPr>
        <w:spacing w:line="315" w:lineRule="atLeast"/>
        <w:ind w:left="600"/>
        <w:jc w:val="left"/>
        <w:rPr>
          <w:ins w:id="33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3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CPU part    : 0xc05  </w:t>
        </w:r>
      </w:ins>
    </w:p>
    <w:p w:rsidR="00554824" w:rsidRPr="00554824" w:rsidRDefault="00554824" w:rsidP="00554824">
      <w:pPr>
        <w:widowControl/>
        <w:numPr>
          <w:ilvl w:val="0"/>
          <w:numId w:val="8"/>
        </w:numPr>
        <w:spacing w:line="315" w:lineRule="atLeast"/>
        <w:ind w:left="600"/>
        <w:jc w:val="left"/>
        <w:rPr>
          <w:ins w:id="33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3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CPU revision    : 1  </w:t>
        </w:r>
      </w:ins>
    </w:p>
    <w:p w:rsidR="00554824" w:rsidRPr="00554824" w:rsidRDefault="00554824" w:rsidP="00554824">
      <w:pPr>
        <w:widowControl/>
        <w:numPr>
          <w:ilvl w:val="0"/>
          <w:numId w:val="8"/>
        </w:numPr>
        <w:spacing w:line="315" w:lineRule="atLeast"/>
        <w:ind w:left="600"/>
        <w:jc w:val="left"/>
        <w:rPr>
          <w:ins w:id="33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4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Hardware    : sc7710g  </w:t>
        </w:r>
      </w:ins>
    </w:p>
    <w:p w:rsidR="00554824" w:rsidRPr="00554824" w:rsidRDefault="00554824" w:rsidP="00554824">
      <w:pPr>
        <w:widowControl/>
        <w:numPr>
          <w:ilvl w:val="0"/>
          <w:numId w:val="8"/>
        </w:numPr>
        <w:spacing w:line="315" w:lineRule="atLeast"/>
        <w:ind w:left="600"/>
        <w:jc w:val="left"/>
        <w:rPr>
          <w:ins w:id="34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4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Revision    : 0000  </w:t>
        </w:r>
      </w:ins>
    </w:p>
    <w:p w:rsidR="00554824" w:rsidRPr="00554824" w:rsidRDefault="00554824" w:rsidP="00554824">
      <w:pPr>
        <w:widowControl/>
        <w:numPr>
          <w:ilvl w:val="0"/>
          <w:numId w:val="8"/>
        </w:numPr>
        <w:spacing w:line="315" w:lineRule="atLeast"/>
        <w:ind w:left="600"/>
        <w:jc w:val="left"/>
        <w:rPr>
          <w:ins w:id="34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4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Serial      : 0000000000000000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outlineLvl w:val="3"/>
        <w:rPr>
          <w:ins w:id="345" w:author="Unknown"/>
          <w:rFonts w:ascii="微软雅黑" w:eastAsia="微软雅黑" w:hAnsi="微软雅黑" w:cs="宋体" w:hint="eastAsia"/>
          <w:b/>
          <w:bCs/>
          <w:color w:val="323E32"/>
          <w:kern w:val="0"/>
          <w:sz w:val="24"/>
          <w:szCs w:val="24"/>
        </w:rPr>
      </w:pPr>
      <w:bookmarkStart w:id="346" w:name="t14"/>
      <w:bookmarkEnd w:id="346"/>
      <w:ins w:id="347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 w:val="24"/>
            <w:szCs w:val="24"/>
          </w:rPr>
          <w:t>设置命令行参数属性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34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49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9"/>
        </w:numPr>
        <w:spacing w:line="315" w:lineRule="atLeast"/>
        <w:ind w:left="600"/>
        <w:jc w:val="left"/>
        <w:rPr>
          <w:ins w:id="35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5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static void process_kernel_cmdline(void)  </w:t>
        </w:r>
      </w:ins>
    </w:p>
    <w:p w:rsidR="00554824" w:rsidRPr="00554824" w:rsidRDefault="00554824" w:rsidP="00554824">
      <w:pPr>
        <w:widowControl/>
        <w:numPr>
          <w:ilvl w:val="0"/>
          <w:numId w:val="9"/>
        </w:numPr>
        <w:spacing w:line="315" w:lineRule="atLeast"/>
        <w:ind w:left="600"/>
        <w:jc w:val="left"/>
        <w:rPr>
          <w:ins w:id="35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5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9"/>
        </w:numPr>
        <w:spacing w:line="315" w:lineRule="atLeast"/>
        <w:ind w:left="600"/>
        <w:jc w:val="left"/>
        <w:rPr>
          <w:ins w:id="35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5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</w:t>
        </w:r>
      </w:ins>
    </w:p>
    <w:p w:rsidR="00554824" w:rsidRPr="00554824" w:rsidRDefault="00554824" w:rsidP="00554824">
      <w:pPr>
        <w:widowControl/>
        <w:numPr>
          <w:ilvl w:val="0"/>
          <w:numId w:val="9"/>
        </w:numPr>
        <w:spacing w:line="315" w:lineRule="atLeast"/>
        <w:ind w:left="600"/>
        <w:jc w:val="left"/>
        <w:rPr>
          <w:ins w:id="35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5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chmod("/proc/cmdline", 0440);  </w:t>
        </w:r>
      </w:ins>
    </w:p>
    <w:p w:rsidR="00554824" w:rsidRPr="00554824" w:rsidRDefault="00554824" w:rsidP="00554824">
      <w:pPr>
        <w:widowControl/>
        <w:numPr>
          <w:ilvl w:val="0"/>
          <w:numId w:val="9"/>
        </w:numPr>
        <w:spacing w:line="315" w:lineRule="atLeast"/>
        <w:ind w:left="600"/>
        <w:jc w:val="left"/>
        <w:rPr>
          <w:ins w:id="35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5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</w:t>
        </w:r>
      </w:ins>
    </w:p>
    <w:p w:rsidR="00554824" w:rsidRPr="00554824" w:rsidRDefault="00554824" w:rsidP="00554824">
      <w:pPr>
        <w:widowControl/>
        <w:numPr>
          <w:ilvl w:val="0"/>
          <w:numId w:val="9"/>
        </w:numPr>
        <w:spacing w:line="315" w:lineRule="atLeast"/>
        <w:ind w:left="600"/>
        <w:jc w:val="left"/>
        <w:rPr>
          <w:ins w:id="36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6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</w:t>
        </w:r>
      </w:ins>
    </w:p>
    <w:p w:rsidR="00554824" w:rsidRPr="00554824" w:rsidRDefault="00554824" w:rsidP="00554824">
      <w:pPr>
        <w:widowControl/>
        <w:numPr>
          <w:ilvl w:val="0"/>
          <w:numId w:val="9"/>
        </w:numPr>
        <w:spacing w:line="315" w:lineRule="atLeast"/>
        <w:ind w:left="600"/>
        <w:jc w:val="left"/>
        <w:rPr>
          <w:ins w:id="36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6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import_kernel_cmdline(0, import_kernel_nv);  </w:t>
        </w:r>
      </w:ins>
    </w:p>
    <w:p w:rsidR="00554824" w:rsidRPr="00554824" w:rsidRDefault="00554824" w:rsidP="00554824">
      <w:pPr>
        <w:widowControl/>
        <w:numPr>
          <w:ilvl w:val="0"/>
          <w:numId w:val="9"/>
        </w:numPr>
        <w:spacing w:line="315" w:lineRule="atLeast"/>
        <w:ind w:left="600"/>
        <w:jc w:val="left"/>
        <w:rPr>
          <w:ins w:id="36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6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(qemu[0])  </w:t>
        </w:r>
      </w:ins>
    </w:p>
    <w:p w:rsidR="00554824" w:rsidRPr="00554824" w:rsidRDefault="00554824" w:rsidP="00554824">
      <w:pPr>
        <w:widowControl/>
        <w:numPr>
          <w:ilvl w:val="0"/>
          <w:numId w:val="9"/>
        </w:numPr>
        <w:spacing w:line="315" w:lineRule="atLeast"/>
        <w:ind w:left="600"/>
        <w:jc w:val="left"/>
        <w:rPr>
          <w:ins w:id="36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6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import_kernel_cmdline(1, import_kernel_nv);  </w:t>
        </w:r>
      </w:ins>
    </w:p>
    <w:p w:rsidR="00554824" w:rsidRPr="00554824" w:rsidRDefault="00554824" w:rsidP="00554824">
      <w:pPr>
        <w:widowControl/>
        <w:numPr>
          <w:ilvl w:val="0"/>
          <w:numId w:val="9"/>
        </w:numPr>
        <w:spacing w:line="315" w:lineRule="atLeast"/>
        <w:ind w:left="600"/>
        <w:jc w:val="left"/>
        <w:rPr>
          <w:ins w:id="36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6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</w:t>
        </w:r>
      </w:ins>
    </w:p>
    <w:p w:rsidR="00554824" w:rsidRPr="00554824" w:rsidRDefault="00554824" w:rsidP="00554824">
      <w:pPr>
        <w:widowControl/>
        <w:numPr>
          <w:ilvl w:val="0"/>
          <w:numId w:val="9"/>
        </w:numPr>
        <w:spacing w:line="315" w:lineRule="atLeast"/>
        <w:ind w:left="600"/>
        <w:jc w:val="left"/>
        <w:rPr>
          <w:ins w:id="37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7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      </w:t>
        </w:r>
      </w:ins>
    </w:p>
    <w:p w:rsidR="00554824" w:rsidRPr="00554824" w:rsidRDefault="00554824" w:rsidP="00554824">
      <w:pPr>
        <w:widowControl/>
        <w:numPr>
          <w:ilvl w:val="0"/>
          <w:numId w:val="9"/>
        </w:numPr>
        <w:spacing w:line="315" w:lineRule="atLeast"/>
        <w:ind w:left="600"/>
        <w:jc w:val="left"/>
        <w:rPr>
          <w:ins w:id="37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7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export_kernel_boot_props();  </w:t>
        </w:r>
      </w:ins>
    </w:p>
    <w:p w:rsidR="00554824" w:rsidRPr="00554824" w:rsidRDefault="00554824" w:rsidP="00554824">
      <w:pPr>
        <w:widowControl/>
        <w:numPr>
          <w:ilvl w:val="0"/>
          <w:numId w:val="9"/>
        </w:numPr>
        <w:spacing w:line="315" w:lineRule="atLeast"/>
        <w:ind w:left="600"/>
        <w:jc w:val="left"/>
        <w:rPr>
          <w:ins w:id="37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7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37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7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process_kernel_cmdline 函数首先修改/proc/cmdline文件权限，然后调用import_kernel_cmdline函数来读取/proc/cmdline文件的内 容，并查找格式为： = 的字串，调用import_kernel_nv函数来设置属性。函数export_kernel_boot_props()用于设置内核启动时需要的属 性。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37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79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10"/>
        </w:numPr>
        <w:spacing w:line="315" w:lineRule="atLeast"/>
        <w:ind w:left="600"/>
        <w:jc w:val="left"/>
        <w:rPr>
          <w:ins w:id="38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8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void import_kernel_cmdline(int in_qemu,void (*import_kernel_nv)(char *name, int in_qemu))  </w:t>
        </w:r>
      </w:ins>
    </w:p>
    <w:p w:rsidR="00554824" w:rsidRPr="00554824" w:rsidRDefault="00554824" w:rsidP="00554824">
      <w:pPr>
        <w:widowControl/>
        <w:numPr>
          <w:ilvl w:val="0"/>
          <w:numId w:val="10"/>
        </w:numPr>
        <w:spacing w:line="315" w:lineRule="atLeast"/>
        <w:ind w:left="600"/>
        <w:jc w:val="left"/>
        <w:rPr>
          <w:ins w:id="38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8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10"/>
        </w:numPr>
        <w:spacing w:line="315" w:lineRule="atLeast"/>
        <w:ind w:left="600"/>
        <w:jc w:val="left"/>
        <w:rPr>
          <w:ins w:id="38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8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char cmdline[1024];  </w:t>
        </w:r>
      </w:ins>
    </w:p>
    <w:p w:rsidR="00554824" w:rsidRPr="00554824" w:rsidRDefault="00554824" w:rsidP="00554824">
      <w:pPr>
        <w:widowControl/>
        <w:numPr>
          <w:ilvl w:val="0"/>
          <w:numId w:val="10"/>
        </w:numPr>
        <w:spacing w:line="315" w:lineRule="atLeast"/>
        <w:ind w:left="600"/>
        <w:jc w:val="left"/>
        <w:rPr>
          <w:ins w:id="38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8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char *ptr;  </w:t>
        </w:r>
      </w:ins>
    </w:p>
    <w:p w:rsidR="00554824" w:rsidRPr="00554824" w:rsidRDefault="00554824" w:rsidP="00554824">
      <w:pPr>
        <w:widowControl/>
        <w:numPr>
          <w:ilvl w:val="0"/>
          <w:numId w:val="10"/>
        </w:numPr>
        <w:spacing w:line="315" w:lineRule="atLeast"/>
        <w:ind w:left="600"/>
        <w:jc w:val="left"/>
        <w:rPr>
          <w:ins w:id="38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8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int fd;  </w:t>
        </w:r>
      </w:ins>
    </w:p>
    <w:p w:rsidR="00554824" w:rsidRPr="00554824" w:rsidRDefault="00554824" w:rsidP="00554824">
      <w:pPr>
        <w:widowControl/>
        <w:numPr>
          <w:ilvl w:val="0"/>
          <w:numId w:val="10"/>
        </w:numPr>
        <w:spacing w:line="315" w:lineRule="atLeast"/>
        <w:ind w:left="600"/>
        <w:jc w:val="left"/>
        <w:rPr>
          <w:ins w:id="39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9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//打开并读取/proc/cmdline文件  </w:t>
        </w:r>
      </w:ins>
    </w:p>
    <w:p w:rsidR="00554824" w:rsidRPr="00554824" w:rsidRDefault="00554824" w:rsidP="00554824">
      <w:pPr>
        <w:widowControl/>
        <w:numPr>
          <w:ilvl w:val="0"/>
          <w:numId w:val="10"/>
        </w:numPr>
        <w:spacing w:line="315" w:lineRule="atLeast"/>
        <w:ind w:left="600"/>
        <w:jc w:val="left"/>
        <w:rPr>
          <w:ins w:id="39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9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fd = open("/proc/cmdline", O_RDONLY);  </w:t>
        </w:r>
      </w:ins>
    </w:p>
    <w:p w:rsidR="00554824" w:rsidRPr="00554824" w:rsidRDefault="00554824" w:rsidP="00554824">
      <w:pPr>
        <w:widowControl/>
        <w:numPr>
          <w:ilvl w:val="0"/>
          <w:numId w:val="10"/>
        </w:numPr>
        <w:spacing w:line="315" w:lineRule="atLeast"/>
        <w:ind w:left="600"/>
        <w:jc w:val="left"/>
        <w:rPr>
          <w:ins w:id="39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9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(fd &gt;= 0) {  </w:t>
        </w:r>
      </w:ins>
    </w:p>
    <w:p w:rsidR="00554824" w:rsidRPr="00554824" w:rsidRDefault="00554824" w:rsidP="00554824">
      <w:pPr>
        <w:widowControl/>
        <w:numPr>
          <w:ilvl w:val="0"/>
          <w:numId w:val="10"/>
        </w:numPr>
        <w:spacing w:line="315" w:lineRule="atLeast"/>
        <w:ind w:left="600"/>
        <w:jc w:val="left"/>
        <w:rPr>
          <w:ins w:id="39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9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int n = read(fd, cmdline, 1023);  </w:t>
        </w:r>
      </w:ins>
    </w:p>
    <w:p w:rsidR="00554824" w:rsidRPr="00554824" w:rsidRDefault="00554824" w:rsidP="00554824">
      <w:pPr>
        <w:widowControl/>
        <w:numPr>
          <w:ilvl w:val="0"/>
          <w:numId w:val="10"/>
        </w:numPr>
        <w:spacing w:line="315" w:lineRule="atLeast"/>
        <w:ind w:left="600"/>
        <w:jc w:val="left"/>
        <w:rPr>
          <w:ins w:id="39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39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if (n &lt; 0) n = 0;  </w:t>
        </w:r>
      </w:ins>
    </w:p>
    <w:p w:rsidR="00554824" w:rsidRPr="00554824" w:rsidRDefault="00554824" w:rsidP="00554824">
      <w:pPr>
        <w:widowControl/>
        <w:numPr>
          <w:ilvl w:val="0"/>
          <w:numId w:val="10"/>
        </w:numPr>
        <w:spacing w:line="315" w:lineRule="atLeast"/>
        <w:ind w:left="600"/>
        <w:jc w:val="left"/>
        <w:rPr>
          <w:ins w:id="40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0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</w:t>
        </w:r>
      </w:ins>
    </w:p>
    <w:p w:rsidR="00554824" w:rsidRPr="00554824" w:rsidRDefault="00554824" w:rsidP="00554824">
      <w:pPr>
        <w:widowControl/>
        <w:numPr>
          <w:ilvl w:val="0"/>
          <w:numId w:val="10"/>
        </w:numPr>
        <w:spacing w:line="315" w:lineRule="atLeast"/>
        <w:ind w:left="600"/>
        <w:jc w:val="left"/>
        <w:rPr>
          <w:ins w:id="40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0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if (n &gt; 0 &amp;&amp; cmdline[n-1] == '\n') n--;  </w:t>
        </w:r>
      </w:ins>
    </w:p>
    <w:p w:rsidR="00554824" w:rsidRPr="00554824" w:rsidRDefault="00554824" w:rsidP="00554824">
      <w:pPr>
        <w:widowControl/>
        <w:numPr>
          <w:ilvl w:val="0"/>
          <w:numId w:val="10"/>
        </w:numPr>
        <w:spacing w:line="315" w:lineRule="atLeast"/>
        <w:ind w:left="600"/>
        <w:jc w:val="left"/>
        <w:rPr>
          <w:ins w:id="40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0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cmdline[n] = 0;  </w:t>
        </w:r>
      </w:ins>
    </w:p>
    <w:p w:rsidR="00554824" w:rsidRPr="00554824" w:rsidRDefault="00554824" w:rsidP="00554824">
      <w:pPr>
        <w:widowControl/>
        <w:numPr>
          <w:ilvl w:val="0"/>
          <w:numId w:val="10"/>
        </w:numPr>
        <w:spacing w:line="315" w:lineRule="atLeast"/>
        <w:ind w:left="600"/>
        <w:jc w:val="left"/>
        <w:rPr>
          <w:ins w:id="40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0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        close(fd);  </w:t>
        </w:r>
      </w:ins>
    </w:p>
    <w:p w:rsidR="00554824" w:rsidRPr="00554824" w:rsidRDefault="00554824" w:rsidP="00554824">
      <w:pPr>
        <w:widowControl/>
        <w:numPr>
          <w:ilvl w:val="0"/>
          <w:numId w:val="10"/>
        </w:numPr>
        <w:spacing w:line="315" w:lineRule="atLeast"/>
        <w:ind w:left="600"/>
        <w:jc w:val="left"/>
        <w:rPr>
          <w:ins w:id="40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0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else {  </w:t>
        </w:r>
      </w:ins>
    </w:p>
    <w:p w:rsidR="00554824" w:rsidRPr="00554824" w:rsidRDefault="00554824" w:rsidP="00554824">
      <w:pPr>
        <w:widowControl/>
        <w:numPr>
          <w:ilvl w:val="0"/>
          <w:numId w:val="10"/>
        </w:numPr>
        <w:spacing w:line="315" w:lineRule="atLeast"/>
        <w:ind w:left="600"/>
        <w:jc w:val="left"/>
        <w:rPr>
          <w:ins w:id="41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1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cmdline[0] = 0;  </w:t>
        </w:r>
      </w:ins>
    </w:p>
    <w:p w:rsidR="00554824" w:rsidRPr="00554824" w:rsidRDefault="00554824" w:rsidP="00554824">
      <w:pPr>
        <w:widowControl/>
        <w:numPr>
          <w:ilvl w:val="0"/>
          <w:numId w:val="10"/>
        </w:numPr>
        <w:spacing w:line="315" w:lineRule="atLeast"/>
        <w:ind w:left="600"/>
        <w:jc w:val="left"/>
        <w:rPr>
          <w:ins w:id="41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1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10"/>
        </w:numPr>
        <w:spacing w:line="315" w:lineRule="atLeast"/>
        <w:ind w:left="600"/>
        <w:jc w:val="left"/>
        <w:rPr>
          <w:ins w:id="41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1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</w:t>
        </w:r>
      </w:ins>
    </w:p>
    <w:p w:rsidR="00554824" w:rsidRPr="00554824" w:rsidRDefault="00554824" w:rsidP="00554824">
      <w:pPr>
        <w:widowControl/>
        <w:numPr>
          <w:ilvl w:val="0"/>
          <w:numId w:val="10"/>
        </w:numPr>
        <w:spacing w:line="315" w:lineRule="atLeast"/>
        <w:ind w:left="600"/>
        <w:jc w:val="left"/>
        <w:rPr>
          <w:ins w:id="41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1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ptr = cmdline;  </w:t>
        </w:r>
      </w:ins>
    </w:p>
    <w:p w:rsidR="00554824" w:rsidRPr="00554824" w:rsidRDefault="00554824" w:rsidP="00554824">
      <w:pPr>
        <w:widowControl/>
        <w:numPr>
          <w:ilvl w:val="0"/>
          <w:numId w:val="10"/>
        </w:numPr>
        <w:spacing w:line="315" w:lineRule="atLeast"/>
        <w:ind w:left="600"/>
        <w:jc w:val="left"/>
        <w:rPr>
          <w:ins w:id="41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1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while (ptr &amp;&amp; *ptr) {  </w:t>
        </w:r>
      </w:ins>
    </w:p>
    <w:p w:rsidR="00554824" w:rsidRPr="00554824" w:rsidRDefault="00554824" w:rsidP="00554824">
      <w:pPr>
        <w:widowControl/>
        <w:numPr>
          <w:ilvl w:val="0"/>
          <w:numId w:val="10"/>
        </w:numPr>
        <w:spacing w:line="315" w:lineRule="atLeast"/>
        <w:ind w:left="600"/>
        <w:jc w:val="left"/>
        <w:rPr>
          <w:ins w:id="42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2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char *x = strchr(ptr, ' ');  </w:t>
        </w:r>
      </w:ins>
    </w:p>
    <w:p w:rsidR="00554824" w:rsidRPr="00554824" w:rsidRDefault="00554824" w:rsidP="00554824">
      <w:pPr>
        <w:widowControl/>
        <w:numPr>
          <w:ilvl w:val="0"/>
          <w:numId w:val="10"/>
        </w:numPr>
        <w:spacing w:line="315" w:lineRule="atLeast"/>
        <w:ind w:left="600"/>
        <w:jc w:val="left"/>
        <w:rPr>
          <w:ins w:id="42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2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if (x != 0) *x++ = 0;  </w:t>
        </w:r>
      </w:ins>
    </w:p>
    <w:p w:rsidR="00554824" w:rsidRPr="00554824" w:rsidRDefault="00554824" w:rsidP="00554824">
      <w:pPr>
        <w:widowControl/>
        <w:numPr>
          <w:ilvl w:val="0"/>
          <w:numId w:val="10"/>
        </w:numPr>
        <w:spacing w:line="315" w:lineRule="atLeast"/>
        <w:ind w:left="600"/>
        <w:jc w:val="left"/>
        <w:rPr>
          <w:ins w:id="42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2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//回调import_kernel_nv函数，in_qemu =0  </w:t>
        </w:r>
      </w:ins>
    </w:p>
    <w:p w:rsidR="00554824" w:rsidRPr="00554824" w:rsidRDefault="00554824" w:rsidP="00554824">
      <w:pPr>
        <w:widowControl/>
        <w:numPr>
          <w:ilvl w:val="0"/>
          <w:numId w:val="10"/>
        </w:numPr>
        <w:spacing w:line="315" w:lineRule="atLeast"/>
        <w:ind w:left="600"/>
        <w:jc w:val="left"/>
        <w:rPr>
          <w:ins w:id="42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2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import_kernel_nv(ptr, in_qemu);  </w:t>
        </w:r>
      </w:ins>
    </w:p>
    <w:p w:rsidR="00554824" w:rsidRPr="00554824" w:rsidRDefault="00554824" w:rsidP="00554824">
      <w:pPr>
        <w:widowControl/>
        <w:numPr>
          <w:ilvl w:val="0"/>
          <w:numId w:val="10"/>
        </w:numPr>
        <w:spacing w:line="315" w:lineRule="atLeast"/>
        <w:ind w:left="600"/>
        <w:jc w:val="left"/>
        <w:rPr>
          <w:ins w:id="42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2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ptr = x;  </w:t>
        </w:r>
      </w:ins>
    </w:p>
    <w:p w:rsidR="00554824" w:rsidRPr="00554824" w:rsidRDefault="00554824" w:rsidP="00554824">
      <w:pPr>
        <w:widowControl/>
        <w:numPr>
          <w:ilvl w:val="0"/>
          <w:numId w:val="10"/>
        </w:numPr>
        <w:spacing w:line="315" w:lineRule="atLeast"/>
        <w:ind w:left="600"/>
        <w:jc w:val="left"/>
        <w:rPr>
          <w:ins w:id="43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3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10"/>
        </w:numPr>
        <w:spacing w:line="315" w:lineRule="atLeast"/>
        <w:ind w:left="600"/>
        <w:jc w:val="left"/>
        <w:rPr>
          <w:ins w:id="43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3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43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3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/proc/cmdline文件内容如下：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43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37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11"/>
        </w:numPr>
        <w:spacing w:line="315" w:lineRule="atLeast"/>
        <w:ind w:left="600"/>
        <w:jc w:val="left"/>
        <w:rPr>
          <w:ins w:id="43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3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static void import_kernel_nv(char *name, int for_emulator)  </w:t>
        </w:r>
      </w:ins>
    </w:p>
    <w:p w:rsidR="00554824" w:rsidRPr="00554824" w:rsidRDefault="00554824" w:rsidP="00554824">
      <w:pPr>
        <w:widowControl/>
        <w:numPr>
          <w:ilvl w:val="0"/>
          <w:numId w:val="11"/>
        </w:numPr>
        <w:spacing w:line="315" w:lineRule="atLeast"/>
        <w:ind w:left="600"/>
        <w:jc w:val="left"/>
        <w:rPr>
          <w:ins w:id="44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4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11"/>
        </w:numPr>
        <w:spacing w:line="315" w:lineRule="atLeast"/>
        <w:ind w:left="600"/>
        <w:jc w:val="left"/>
        <w:rPr>
          <w:ins w:id="44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4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char *value = strchr(name, '=');  </w:t>
        </w:r>
      </w:ins>
    </w:p>
    <w:p w:rsidR="00554824" w:rsidRPr="00554824" w:rsidRDefault="00554824" w:rsidP="00554824">
      <w:pPr>
        <w:widowControl/>
        <w:numPr>
          <w:ilvl w:val="0"/>
          <w:numId w:val="11"/>
        </w:numPr>
        <w:spacing w:line="315" w:lineRule="atLeast"/>
        <w:ind w:left="600"/>
        <w:jc w:val="left"/>
        <w:rPr>
          <w:ins w:id="44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4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int name_len = strlen(name);  </w:t>
        </w:r>
      </w:ins>
    </w:p>
    <w:p w:rsidR="00554824" w:rsidRPr="00554824" w:rsidRDefault="00554824" w:rsidP="00554824">
      <w:pPr>
        <w:widowControl/>
        <w:numPr>
          <w:ilvl w:val="0"/>
          <w:numId w:val="11"/>
        </w:numPr>
        <w:spacing w:line="315" w:lineRule="atLeast"/>
        <w:ind w:left="600"/>
        <w:jc w:val="left"/>
        <w:rPr>
          <w:ins w:id="44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4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(value == 0) return;  </w:t>
        </w:r>
      </w:ins>
    </w:p>
    <w:p w:rsidR="00554824" w:rsidRPr="00554824" w:rsidRDefault="00554824" w:rsidP="00554824">
      <w:pPr>
        <w:widowControl/>
        <w:numPr>
          <w:ilvl w:val="0"/>
          <w:numId w:val="11"/>
        </w:numPr>
        <w:spacing w:line="315" w:lineRule="atLeast"/>
        <w:ind w:left="600"/>
        <w:jc w:val="left"/>
        <w:rPr>
          <w:ins w:id="44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4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*value++ = 0;  </w:t>
        </w:r>
      </w:ins>
    </w:p>
    <w:p w:rsidR="00554824" w:rsidRPr="00554824" w:rsidRDefault="00554824" w:rsidP="00554824">
      <w:pPr>
        <w:widowControl/>
        <w:numPr>
          <w:ilvl w:val="0"/>
          <w:numId w:val="11"/>
        </w:numPr>
        <w:spacing w:line="315" w:lineRule="atLeast"/>
        <w:ind w:left="600"/>
        <w:jc w:val="left"/>
        <w:rPr>
          <w:ins w:id="45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5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    if (name_len == 0) return;  </w:t>
        </w:r>
      </w:ins>
    </w:p>
    <w:p w:rsidR="00554824" w:rsidRPr="00554824" w:rsidRDefault="00554824" w:rsidP="00554824">
      <w:pPr>
        <w:widowControl/>
        <w:numPr>
          <w:ilvl w:val="0"/>
          <w:numId w:val="11"/>
        </w:numPr>
        <w:spacing w:line="315" w:lineRule="atLeast"/>
        <w:ind w:left="600"/>
        <w:jc w:val="left"/>
        <w:rPr>
          <w:ins w:id="45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5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</w:t>
        </w:r>
      </w:ins>
    </w:p>
    <w:p w:rsidR="00554824" w:rsidRPr="00554824" w:rsidRDefault="00554824" w:rsidP="00554824">
      <w:pPr>
        <w:widowControl/>
        <w:numPr>
          <w:ilvl w:val="0"/>
          <w:numId w:val="11"/>
        </w:numPr>
        <w:spacing w:line="315" w:lineRule="atLeast"/>
        <w:ind w:left="600"/>
        <w:jc w:val="left"/>
        <w:rPr>
          <w:ins w:id="45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5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#ifdef HAVE_SELINUX  </w:t>
        </w:r>
      </w:ins>
    </w:p>
    <w:p w:rsidR="00554824" w:rsidRPr="00554824" w:rsidRDefault="00554824" w:rsidP="00554824">
      <w:pPr>
        <w:widowControl/>
        <w:numPr>
          <w:ilvl w:val="0"/>
          <w:numId w:val="11"/>
        </w:numPr>
        <w:spacing w:line="315" w:lineRule="atLeast"/>
        <w:ind w:left="600"/>
        <w:jc w:val="left"/>
        <w:rPr>
          <w:ins w:id="45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5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(!strcmp(name,"enforcing")) {  </w:t>
        </w:r>
      </w:ins>
    </w:p>
    <w:p w:rsidR="00554824" w:rsidRPr="00554824" w:rsidRDefault="00554824" w:rsidP="00554824">
      <w:pPr>
        <w:widowControl/>
        <w:numPr>
          <w:ilvl w:val="0"/>
          <w:numId w:val="11"/>
        </w:numPr>
        <w:spacing w:line="315" w:lineRule="atLeast"/>
        <w:ind w:left="600"/>
        <w:jc w:val="left"/>
        <w:rPr>
          <w:ins w:id="45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5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selinux_enforcing = atoi(value);  </w:t>
        </w:r>
      </w:ins>
    </w:p>
    <w:p w:rsidR="00554824" w:rsidRPr="00554824" w:rsidRDefault="00554824" w:rsidP="00554824">
      <w:pPr>
        <w:widowControl/>
        <w:numPr>
          <w:ilvl w:val="0"/>
          <w:numId w:val="11"/>
        </w:numPr>
        <w:spacing w:line="315" w:lineRule="atLeast"/>
        <w:ind w:left="600"/>
        <w:jc w:val="left"/>
        <w:rPr>
          <w:ins w:id="46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6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else if (!strcmp(name,"selinux")) {  </w:t>
        </w:r>
      </w:ins>
    </w:p>
    <w:p w:rsidR="00554824" w:rsidRPr="00554824" w:rsidRDefault="00554824" w:rsidP="00554824">
      <w:pPr>
        <w:widowControl/>
        <w:numPr>
          <w:ilvl w:val="0"/>
          <w:numId w:val="11"/>
        </w:numPr>
        <w:spacing w:line="315" w:lineRule="atLeast"/>
        <w:ind w:left="600"/>
        <w:jc w:val="left"/>
        <w:rPr>
          <w:ins w:id="46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6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selinux_enabled = atoi(value);  </w:t>
        </w:r>
      </w:ins>
    </w:p>
    <w:p w:rsidR="00554824" w:rsidRPr="00554824" w:rsidRDefault="00554824" w:rsidP="00554824">
      <w:pPr>
        <w:widowControl/>
        <w:numPr>
          <w:ilvl w:val="0"/>
          <w:numId w:val="11"/>
        </w:numPr>
        <w:spacing w:line="315" w:lineRule="atLeast"/>
        <w:ind w:left="600"/>
        <w:jc w:val="left"/>
        <w:rPr>
          <w:ins w:id="46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6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11"/>
        </w:numPr>
        <w:spacing w:line="315" w:lineRule="atLeast"/>
        <w:ind w:left="600"/>
        <w:jc w:val="left"/>
        <w:rPr>
          <w:ins w:id="46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6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#endif  </w:t>
        </w:r>
      </w:ins>
    </w:p>
    <w:p w:rsidR="00554824" w:rsidRPr="00554824" w:rsidRDefault="00554824" w:rsidP="00554824">
      <w:pPr>
        <w:widowControl/>
        <w:numPr>
          <w:ilvl w:val="0"/>
          <w:numId w:val="11"/>
        </w:numPr>
        <w:spacing w:line="315" w:lineRule="atLeast"/>
        <w:ind w:left="600"/>
        <w:jc w:val="left"/>
        <w:rPr>
          <w:ins w:id="46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6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//判断是否为模拟器  </w:t>
        </w:r>
      </w:ins>
    </w:p>
    <w:p w:rsidR="00554824" w:rsidRPr="00554824" w:rsidRDefault="00554824" w:rsidP="00554824">
      <w:pPr>
        <w:widowControl/>
        <w:numPr>
          <w:ilvl w:val="0"/>
          <w:numId w:val="11"/>
        </w:numPr>
        <w:spacing w:line="315" w:lineRule="atLeast"/>
        <w:ind w:left="600"/>
        <w:jc w:val="left"/>
        <w:rPr>
          <w:ins w:id="47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7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(for_emulator) {  </w:t>
        </w:r>
      </w:ins>
    </w:p>
    <w:p w:rsidR="00554824" w:rsidRPr="00554824" w:rsidRDefault="00554824" w:rsidP="00554824">
      <w:pPr>
        <w:widowControl/>
        <w:numPr>
          <w:ilvl w:val="0"/>
          <w:numId w:val="11"/>
        </w:numPr>
        <w:spacing w:line="315" w:lineRule="atLeast"/>
        <w:ind w:left="600"/>
        <w:jc w:val="left"/>
        <w:rPr>
          <w:ins w:id="47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7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</w:t>
        </w:r>
      </w:ins>
    </w:p>
    <w:p w:rsidR="00554824" w:rsidRPr="00554824" w:rsidRDefault="00554824" w:rsidP="00554824">
      <w:pPr>
        <w:widowControl/>
        <w:numPr>
          <w:ilvl w:val="0"/>
          <w:numId w:val="11"/>
        </w:numPr>
        <w:spacing w:line="315" w:lineRule="atLeast"/>
        <w:ind w:left="600"/>
        <w:jc w:val="left"/>
        <w:rPr>
          <w:ins w:id="47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7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char buff[PROP_NAME_MAX];  </w:t>
        </w:r>
      </w:ins>
    </w:p>
    <w:p w:rsidR="00554824" w:rsidRPr="00554824" w:rsidRDefault="00554824" w:rsidP="00554824">
      <w:pPr>
        <w:widowControl/>
        <w:numPr>
          <w:ilvl w:val="0"/>
          <w:numId w:val="11"/>
        </w:numPr>
        <w:spacing w:line="315" w:lineRule="atLeast"/>
        <w:ind w:left="600"/>
        <w:jc w:val="left"/>
        <w:rPr>
          <w:ins w:id="47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7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int len = snprintf( buff, sizeof(buff), "ro.kernel.%s", name );  </w:t>
        </w:r>
      </w:ins>
    </w:p>
    <w:p w:rsidR="00554824" w:rsidRPr="00554824" w:rsidRDefault="00554824" w:rsidP="00554824">
      <w:pPr>
        <w:widowControl/>
        <w:numPr>
          <w:ilvl w:val="0"/>
          <w:numId w:val="11"/>
        </w:numPr>
        <w:spacing w:line="315" w:lineRule="atLeast"/>
        <w:ind w:left="600"/>
        <w:jc w:val="left"/>
        <w:rPr>
          <w:ins w:id="47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7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if (len &lt; (int)sizeof(buff))  </w:t>
        </w:r>
      </w:ins>
    </w:p>
    <w:p w:rsidR="00554824" w:rsidRPr="00554824" w:rsidRDefault="00554824" w:rsidP="00554824">
      <w:pPr>
        <w:widowControl/>
        <w:numPr>
          <w:ilvl w:val="0"/>
          <w:numId w:val="11"/>
        </w:numPr>
        <w:spacing w:line="315" w:lineRule="atLeast"/>
        <w:ind w:left="600"/>
        <w:jc w:val="left"/>
        <w:rPr>
          <w:ins w:id="48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8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property_set( buff, value );  </w:t>
        </w:r>
      </w:ins>
    </w:p>
    <w:p w:rsidR="00554824" w:rsidRPr="00554824" w:rsidRDefault="00554824" w:rsidP="00554824">
      <w:pPr>
        <w:widowControl/>
        <w:numPr>
          <w:ilvl w:val="0"/>
          <w:numId w:val="11"/>
        </w:numPr>
        <w:spacing w:line="315" w:lineRule="atLeast"/>
        <w:ind w:left="600"/>
        <w:jc w:val="left"/>
        <w:rPr>
          <w:ins w:id="48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8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return;  </w:t>
        </w:r>
      </w:ins>
    </w:p>
    <w:p w:rsidR="00554824" w:rsidRPr="00554824" w:rsidRDefault="00554824" w:rsidP="00554824">
      <w:pPr>
        <w:widowControl/>
        <w:numPr>
          <w:ilvl w:val="0"/>
          <w:numId w:val="11"/>
        </w:numPr>
        <w:spacing w:line="315" w:lineRule="atLeast"/>
        <w:ind w:left="600"/>
        <w:jc w:val="left"/>
        <w:rPr>
          <w:ins w:id="48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8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11"/>
        </w:numPr>
        <w:spacing w:line="315" w:lineRule="atLeast"/>
        <w:ind w:left="600"/>
        <w:jc w:val="left"/>
        <w:rPr>
          <w:ins w:id="48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8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//如果/proc/cmdline文件中有qemu关键字  </w:t>
        </w:r>
      </w:ins>
    </w:p>
    <w:p w:rsidR="00554824" w:rsidRPr="00554824" w:rsidRDefault="00554824" w:rsidP="00554824">
      <w:pPr>
        <w:widowControl/>
        <w:numPr>
          <w:ilvl w:val="0"/>
          <w:numId w:val="11"/>
        </w:numPr>
        <w:spacing w:line="315" w:lineRule="atLeast"/>
        <w:ind w:left="600"/>
        <w:jc w:val="left"/>
        <w:rPr>
          <w:ins w:id="48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8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(!strcmp(name,"qemu")) {  </w:t>
        </w:r>
      </w:ins>
    </w:p>
    <w:p w:rsidR="00554824" w:rsidRPr="00554824" w:rsidRDefault="00554824" w:rsidP="00554824">
      <w:pPr>
        <w:widowControl/>
        <w:numPr>
          <w:ilvl w:val="0"/>
          <w:numId w:val="11"/>
        </w:numPr>
        <w:spacing w:line="315" w:lineRule="atLeast"/>
        <w:ind w:left="600"/>
        <w:jc w:val="left"/>
        <w:rPr>
          <w:ins w:id="49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9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strlcpy(qemu, value, sizeof(qemu));  </w:t>
        </w:r>
      </w:ins>
    </w:p>
    <w:p w:rsidR="00554824" w:rsidRPr="00554824" w:rsidRDefault="00554824" w:rsidP="00554824">
      <w:pPr>
        <w:widowControl/>
        <w:numPr>
          <w:ilvl w:val="0"/>
          <w:numId w:val="11"/>
        </w:numPr>
        <w:spacing w:line="315" w:lineRule="atLeast"/>
        <w:ind w:left="600"/>
        <w:jc w:val="left"/>
        <w:rPr>
          <w:ins w:id="49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9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//如果/proc/cmdline文件中有以androidboot.开头的关键字  </w:t>
        </w:r>
      </w:ins>
    </w:p>
    <w:p w:rsidR="00554824" w:rsidRPr="00554824" w:rsidRDefault="00554824" w:rsidP="00554824">
      <w:pPr>
        <w:widowControl/>
        <w:numPr>
          <w:ilvl w:val="0"/>
          <w:numId w:val="11"/>
        </w:numPr>
        <w:spacing w:line="315" w:lineRule="atLeast"/>
        <w:ind w:left="600"/>
        <w:jc w:val="left"/>
        <w:rPr>
          <w:ins w:id="49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9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    } else if (!strncmp(name, "androidboot.", 12) &amp;&amp; name_len &gt; 12) {  </w:t>
        </w:r>
      </w:ins>
    </w:p>
    <w:p w:rsidR="00554824" w:rsidRPr="00554824" w:rsidRDefault="00554824" w:rsidP="00554824">
      <w:pPr>
        <w:widowControl/>
        <w:numPr>
          <w:ilvl w:val="0"/>
          <w:numId w:val="11"/>
        </w:numPr>
        <w:spacing w:line="315" w:lineRule="atLeast"/>
        <w:ind w:left="600"/>
        <w:jc w:val="left"/>
        <w:rPr>
          <w:ins w:id="49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9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const char *boot_prop_name = name + 12;  </w:t>
        </w:r>
      </w:ins>
    </w:p>
    <w:p w:rsidR="00554824" w:rsidRPr="00554824" w:rsidRDefault="00554824" w:rsidP="00554824">
      <w:pPr>
        <w:widowControl/>
        <w:numPr>
          <w:ilvl w:val="0"/>
          <w:numId w:val="11"/>
        </w:numPr>
        <w:spacing w:line="315" w:lineRule="atLeast"/>
        <w:ind w:left="600"/>
        <w:jc w:val="left"/>
        <w:rPr>
          <w:ins w:id="49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49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char prop[PROP_NAME_MAX];  </w:t>
        </w:r>
      </w:ins>
    </w:p>
    <w:p w:rsidR="00554824" w:rsidRPr="00554824" w:rsidRDefault="00554824" w:rsidP="00554824">
      <w:pPr>
        <w:widowControl/>
        <w:numPr>
          <w:ilvl w:val="0"/>
          <w:numId w:val="11"/>
        </w:numPr>
        <w:spacing w:line="315" w:lineRule="atLeast"/>
        <w:ind w:left="600"/>
        <w:jc w:val="left"/>
        <w:rPr>
          <w:ins w:id="50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0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int cnt;  </w:t>
        </w:r>
      </w:ins>
    </w:p>
    <w:p w:rsidR="00554824" w:rsidRPr="00554824" w:rsidRDefault="00554824" w:rsidP="00554824">
      <w:pPr>
        <w:widowControl/>
        <w:numPr>
          <w:ilvl w:val="0"/>
          <w:numId w:val="11"/>
        </w:numPr>
        <w:spacing w:line="315" w:lineRule="atLeast"/>
        <w:ind w:left="600"/>
        <w:jc w:val="left"/>
        <w:rPr>
          <w:ins w:id="50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0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//格式化为ro.boot.xx 属性  </w:t>
        </w:r>
      </w:ins>
    </w:p>
    <w:p w:rsidR="00554824" w:rsidRPr="00554824" w:rsidRDefault="00554824" w:rsidP="00554824">
      <w:pPr>
        <w:widowControl/>
        <w:numPr>
          <w:ilvl w:val="0"/>
          <w:numId w:val="11"/>
        </w:numPr>
        <w:spacing w:line="315" w:lineRule="atLeast"/>
        <w:ind w:left="600"/>
        <w:jc w:val="left"/>
        <w:rPr>
          <w:ins w:id="50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0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cnt = snprintf(prop, sizeof(prop), "ro.boot.%s", boot_prop_name);  </w:t>
        </w:r>
      </w:ins>
    </w:p>
    <w:p w:rsidR="00554824" w:rsidRPr="00554824" w:rsidRDefault="00554824" w:rsidP="00554824">
      <w:pPr>
        <w:widowControl/>
        <w:numPr>
          <w:ilvl w:val="0"/>
          <w:numId w:val="11"/>
        </w:numPr>
        <w:spacing w:line="315" w:lineRule="atLeast"/>
        <w:ind w:left="600"/>
        <w:jc w:val="left"/>
        <w:rPr>
          <w:ins w:id="50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0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if (cnt &lt; PROP_NAME_MAX)  </w:t>
        </w:r>
      </w:ins>
    </w:p>
    <w:p w:rsidR="00554824" w:rsidRPr="00554824" w:rsidRDefault="00554824" w:rsidP="00554824">
      <w:pPr>
        <w:widowControl/>
        <w:numPr>
          <w:ilvl w:val="0"/>
          <w:numId w:val="11"/>
        </w:numPr>
        <w:spacing w:line="315" w:lineRule="atLeast"/>
        <w:ind w:left="600"/>
        <w:jc w:val="left"/>
        <w:rPr>
          <w:ins w:id="50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0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property_set(prop, value);  </w:t>
        </w:r>
      </w:ins>
    </w:p>
    <w:p w:rsidR="00554824" w:rsidRPr="00554824" w:rsidRDefault="00554824" w:rsidP="00554824">
      <w:pPr>
        <w:widowControl/>
        <w:numPr>
          <w:ilvl w:val="0"/>
          <w:numId w:val="11"/>
        </w:numPr>
        <w:spacing w:line="315" w:lineRule="atLeast"/>
        <w:ind w:left="600"/>
        <w:jc w:val="left"/>
        <w:rPr>
          <w:ins w:id="51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1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11"/>
        </w:numPr>
        <w:spacing w:line="315" w:lineRule="atLeast"/>
        <w:ind w:left="600"/>
        <w:jc w:val="left"/>
        <w:rPr>
          <w:ins w:id="51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1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51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1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最后调用函数export_kernel_boot_props设置内核启动属性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51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17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1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1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static void export_kernel_boot_props(void)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2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2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2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2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char tmp[PROP_VALUE_MAX];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2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2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const char *pval;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2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2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unsigned i;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2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2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//属性表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3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3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struct {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3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3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const char *src_prop;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3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3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const char *dest_prop;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3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3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const char *def_val;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3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3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    } prop_map[] = {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4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4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{ "ro.boot.serialno", "ro.serialno", "", },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4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4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{ "ro.boot.mode", "ro.bootmode", "unknown", },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4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4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{ "ro.boot.baseband", "ro.baseband", "unknown", },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4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4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{ "ro.boot.bootloader", "ro.bootloader", "unknown", },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4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4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};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5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5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//循环读取ro.boot.xxx属性值，并设置ro.xxx属性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5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5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for (i = 0; i &lt; ARRAY_SIZE(prop_map); i++) {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5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5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pval = property_get(prop_map[i].src_prop);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5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5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property_set(prop_map[i].dest_prop, pval ?: prop_map[i].def_val);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5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5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6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6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//读取ro.boot.console属性值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6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6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pval = property_get("ro.boot.console");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6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6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(pval)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6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6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strlcpy(console, pval, sizeof(console));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6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6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//读取ro.bootmode属性值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7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7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strlcpy(bootmode, property_get("ro.bootmode"), sizeof(bootmode));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7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7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//读取ro.boot.hardware属性值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7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7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pval = property_get("ro.boot.hardware");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7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7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(pval)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7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7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strlcpy(hardware, pval, sizeof(hardware));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8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8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//设置ro.hardware属性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8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8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    property_set("ro.hardware", hardware);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8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8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//设置ro.revision属性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8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8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snprintf(tmp, PROP_VALUE_MAX, "%d", revision);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8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8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property_set("ro.revision", tmp);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9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9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//设置ro.factorytest属性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9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9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(!strcmp(bootmode,"factory"))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9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9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property_set("ro.factorytest", "1");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9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9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else if (!strcmp(bootmode,"factory2"))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59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59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property_set("ro.factorytest", "2");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60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0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else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60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0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property_set("ro.factorytest", "0");  </w:t>
        </w:r>
      </w:ins>
    </w:p>
    <w:p w:rsidR="00554824" w:rsidRPr="00554824" w:rsidRDefault="00554824" w:rsidP="00554824">
      <w:pPr>
        <w:widowControl/>
        <w:numPr>
          <w:ilvl w:val="0"/>
          <w:numId w:val="12"/>
        </w:numPr>
        <w:spacing w:line="315" w:lineRule="atLeast"/>
        <w:ind w:left="600"/>
        <w:jc w:val="left"/>
        <w:rPr>
          <w:ins w:id="60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0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outlineLvl w:val="3"/>
        <w:rPr>
          <w:ins w:id="606" w:author="Unknown"/>
          <w:rFonts w:ascii="微软雅黑" w:eastAsia="微软雅黑" w:hAnsi="微软雅黑" w:cs="宋体" w:hint="eastAsia"/>
          <w:b/>
          <w:bCs/>
          <w:color w:val="323E32"/>
          <w:kern w:val="0"/>
          <w:sz w:val="24"/>
          <w:szCs w:val="24"/>
        </w:rPr>
      </w:pPr>
      <w:bookmarkStart w:id="607" w:name="t15"/>
      <w:bookmarkEnd w:id="607"/>
      <w:ins w:id="608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 w:val="24"/>
            <w:szCs w:val="24"/>
          </w:rPr>
          <w:t>init.rc 文件解析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60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10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13"/>
        </w:numPr>
        <w:spacing w:line="315" w:lineRule="atLeast"/>
        <w:ind w:left="600"/>
        <w:jc w:val="left"/>
        <w:rPr>
          <w:ins w:id="61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1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init_parse_config_file(const char *fn)  </w:t>
        </w:r>
      </w:ins>
    </w:p>
    <w:p w:rsidR="00554824" w:rsidRPr="00554824" w:rsidRDefault="00554824" w:rsidP="00554824">
      <w:pPr>
        <w:widowControl/>
        <w:numPr>
          <w:ilvl w:val="0"/>
          <w:numId w:val="13"/>
        </w:numPr>
        <w:spacing w:line="315" w:lineRule="atLeast"/>
        <w:ind w:left="600"/>
        <w:jc w:val="left"/>
        <w:rPr>
          <w:ins w:id="61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1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13"/>
        </w:numPr>
        <w:spacing w:line="315" w:lineRule="atLeast"/>
        <w:ind w:left="600"/>
        <w:jc w:val="left"/>
        <w:rPr>
          <w:ins w:id="61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1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char *data;  </w:t>
        </w:r>
      </w:ins>
    </w:p>
    <w:p w:rsidR="00554824" w:rsidRPr="00554824" w:rsidRDefault="00554824" w:rsidP="00554824">
      <w:pPr>
        <w:widowControl/>
        <w:numPr>
          <w:ilvl w:val="0"/>
          <w:numId w:val="13"/>
        </w:numPr>
        <w:spacing w:line="315" w:lineRule="atLeast"/>
        <w:ind w:left="600"/>
        <w:jc w:val="left"/>
        <w:rPr>
          <w:ins w:id="61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1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//读取/init.rc文件内容  </w:t>
        </w:r>
      </w:ins>
    </w:p>
    <w:p w:rsidR="00554824" w:rsidRPr="00554824" w:rsidRDefault="00554824" w:rsidP="00554824">
      <w:pPr>
        <w:widowControl/>
        <w:numPr>
          <w:ilvl w:val="0"/>
          <w:numId w:val="13"/>
        </w:numPr>
        <w:spacing w:line="315" w:lineRule="atLeast"/>
        <w:ind w:left="600"/>
        <w:jc w:val="left"/>
        <w:rPr>
          <w:ins w:id="61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2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data = read_file(fn, 0);  </w:t>
        </w:r>
      </w:ins>
    </w:p>
    <w:p w:rsidR="00554824" w:rsidRPr="00554824" w:rsidRDefault="00554824" w:rsidP="00554824">
      <w:pPr>
        <w:widowControl/>
        <w:numPr>
          <w:ilvl w:val="0"/>
          <w:numId w:val="13"/>
        </w:numPr>
        <w:spacing w:line="315" w:lineRule="atLeast"/>
        <w:ind w:left="600"/>
        <w:jc w:val="left"/>
        <w:rPr>
          <w:ins w:id="62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2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(!data) return -1;  </w:t>
        </w:r>
      </w:ins>
    </w:p>
    <w:p w:rsidR="00554824" w:rsidRPr="00554824" w:rsidRDefault="00554824" w:rsidP="00554824">
      <w:pPr>
        <w:widowControl/>
        <w:numPr>
          <w:ilvl w:val="0"/>
          <w:numId w:val="13"/>
        </w:numPr>
        <w:spacing w:line="315" w:lineRule="atLeast"/>
        <w:ind w:left="600"/>
        <w:jc w:val="left"/>
        <w:rPr>
          <w:ins w:id="62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2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//解析读取到的文件内容  </w:t>
        </w:r>
      </w:ins>
    </w:p>
    <w:p w:rsidR="00554824" w:rsidRPr="00554824" w:rsidRDefault="00554824" w:rsidP="00554824">
      <w:pPr>
        <w:widowControl/>
        <w:numPr>
          <w:ilvl w:val="0"/>
          <w:numId w:val="13"/>
        </w:numPr>
        <w:spacing w:line="315" w:lineRule="atLeast"/>
        <w:ind w:left="600"/>
        <w:jc w:val="left"/>
        <w:rPr>
          <w:ins w:id="62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2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parse_config(fn, data);  </w:t>
        </w:r>
      </w:ins>
    </w:p>
    <w:p w:rsidR="00554824" w:rsidRPr="00554824" w:rsidRDefault="00554824" w:rsidP="00554824">
      <w:pPr>
        <w:widowControl/>
        <w:numPr>
          <w:ilvl w:val="0"/>
          <w:numId w:val="13"/>
        </w:numPr>
        <w:spacing w:line="315" w:lineRule="atLeast"/>
        <w:ind w:left="600"/>
        <w:jc w:val="left"/>
        <w:rPr>
          <w:ins w:id="62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2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    DUMP();  </w:t>
        </w:r>
      </w:ins>
    </w:p>
    <w:p w:rsidR="00554824" w:rsidRPr="00554824" w:rsidRDefault="00554824" w:rsidP="00554824">
      <w:pPr>
        <w:widowControl/>
        <w:numPr>
          <w:ilvl w:val="0"/>
          <w:numId w:val="13"/>
        </w:numPr>
        <w:spacing w:line="315" w:lineRule="atLeast"/>
        <w:ind w:left="600"/>
        <w:jc w:val="left"/>
        <w:rPr>
          <w:ins w:id="62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3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return 0;  </w:t>
        </w:r>
      </w:ins>
    </w:p>
    <w:p w:rsidR="00554824" w:rsidRPr="00554824" w:rsidRDefault="00554824" w:rsidP="00554824">
      <w:pPr>
        <w:widowControl/>
        <w:numPr>
          <w:ilvl w:val="0"/>
          <w:numId w:val="13"/>
        </w:numPr>
        <w:spacing w:line="315" w:lineRule="atLeast"/>
        <w:ind w:left="600"/>
        <w:jc w:val="left"/>
        <w:rPr>
          <w:ins w:id="63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3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63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3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函数首先调用read_file函数将init.rc文件的内容读取保存到data中，在调用parse_config对其进行解析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63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36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63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3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void *read_file(const char *fn, unsigned *_sz)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63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4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64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4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char *data;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64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4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int sz;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64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4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int fd;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64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4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struct stat sb;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64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5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data = 0;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65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5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//打开/init.rc文件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65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5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fd = open(fn, O_RDONLY);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65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5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if(fd &lt; 0) return 0;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65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5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65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6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 for security reasons, disallow world-writable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66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6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 or group-writable files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66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6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(fstat(fd, &amp;sb) &lt; 0) {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66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6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ERROR("fstat failed for '%s'\n", fn);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66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6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goto oops;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66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7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67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7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((sb.st_mode &amp; (S_IWGRP | S_IWOTH)) != 0) {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67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7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ERROR("skipping insecure file '%s'\n", fn);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67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7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goto oops;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67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7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67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8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//将文件指针移到文件尾部，得到文件内容长度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68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8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sz = lseek(fd, 0, SEEK_END);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68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8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if(sz &lt; 0) goto oops;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68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8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68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8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if(lseek(fd, 0, SEEK_SET) != 0) goto oops;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68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9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//分配buffer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69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9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data = (char*) malloc(sz + 2);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69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9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if(data == 0) goto oops;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69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9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//读取文件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69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69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if(read(fd, data, sz) != sz) goto oops;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69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0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close(fd);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70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0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data[sz] = '\n';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70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0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data[sz+1] = 0;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70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0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if(_sz) *_sz = sz;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70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0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return data;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70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1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oops: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71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1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close(fd);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71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1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    if(data != 0) free(data);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71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1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return 0;  </w:t>
        </w:r>
      </w:ins>
    </w:p>
    <w:p w:rsidR="00554824" w:rsidRPr="00554824" w:rsidRDefault="00554824" w:rsidP="00554824">
      <w:pPr>
        <w:widowControl/>
        <w:numPr>
          <w:ilvl w:val="0"/>
          <w:numId w:val="14"/>
        </w:numPr>
        <w:spacing w:line="315" w:lineRule="atLeast"/>
        <w:ind w:left="600"/>
        <w:jc w:val="left"/>
        <w:rPr>
          <w:ins w:id="71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1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outlineLvl w:val="4"/>
        <w:rPr>
          <w:ins w:id="719" w:author="Unknown"/>
          <w:rFonts w:ascii="微软雅黑" w:eastAsia="微软雅黑" w:hAnsi="微软雅黑" w:cs="宋体" w:hint="eastAsia"/>
          <w:b/>
          <w:bCs/>
          <w:color w:val="323E32"/>
          <w:kern w:val="0"/>
          <w:sz w:val="20"/>
          <w:szCs w:val="20"/>
        </w:rPr>
      </w:pPr>
      <w:bookmarkStart w:id="720" w:name="t16"/>
      <w:bookmarkEnd w:id="720"/>
      <w:ins w:id="721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 w:val="20"/>
            <w:szCs w:val="20"/>
          </w:rPr>
          <w:t>init.rc文件语法介绍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72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2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在Android根文件系统下存在多个.rc文件，该文件为Android启动配置脚本文件，文件内容如下：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72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25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plain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15"/>
        </w:numPr>
        <w:spacing w:line="315" w:lineRule="atLeast"/>
        <w:ind w:left="600"/>
        <w:jc w:val="left"/>
        <w:rPr>
          <w:ins w:id="72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2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service keystore /system/bin/keystore /data/misc/keystore  </w:t>
        </w:r>
      </w:ins>
    </w:p>
    <w:p w:rsidR="00554824" w:rsidRPr="00554824" w:rsidRDefault="00554824" w:rsidP="00554824">
      <w:pPr>
        <w:widowControl/>
        <w:numPr>
          <w:ilvl w:val="0"/>
          <w:numId w:val="15"/>
        </w:numPr>
        <w:spacing w:line="315" w:lineRule="atLeast"/>
        <w:ind w:left="600"/>
        <w:jc w:val="left"/>
        <w:rPr>
          <w:ins w:id="72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2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class main  </w:t>
        </w:r>
      </w:ins>
    </w:p>
    <w:p w:rsidR="00554824" w:rsidRPr="00554824" w:rsidRDefault="00554824" w:rsidP="00554824">
      <w:pPr>
        <w:widowControl/>
        <w:numPr>
          <w:ilvl w:val="0"/>
          <w:numId w:val="15"/>
        </w:numPr>
        <w:spacing w:line="315" w:lineRule="atLeast"/>
        <w:ind w:left="600"/>
        <w:jc w:val="left"/>
        <w:rPr>
          <w:ins w:id="73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3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user keystore  </w:t>
        </w:r>
      </w:ins>
    </w:p>
    <w:p w:rsidR="00554824" w:rsidRPr="00554824" w:rsidRDefault="00554824" w:rsidP="00554824">
      <w:pPr>
        <w:widowControl/>
        <w:numPr>
          <w:ilvl w:val="0"/>
          <w:numId w:val="15"/>
        </w:numPr>
        <w:spacing w:line="315" w:lineRule="atLeast"/>
        <w:ind w:left="600"/>
        <w:jc w:val="left"/>
        <w:rPr>
          <w:ins w:id="73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3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group keystore drmrpc  </w:t>
        </w:r>
      </w:ins>
    </w:p>
    <w:p w:rsidR="00554824" w:rsidRPr="00554824" w:rsidRDefault="00554824" w:rsidP="00554824">
      <w:pPr>
        <w:widowControl/>
        <w:numPr>
          <w:ilvl w:val="0"/>
          <w:numId w:val="15"/>
        </w:numPr>
        <w:spacing w:line="315" w:lineRule="atLeast"/>
        <w:ind w:left="600"/>
        <w:jc w:val="left"/>
        <w:rPr>
          <w:ins w:id="73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3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socket keystore stream 666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73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3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init.rc 是一个可配置的初始化文件,通常定制厂商可以配置额外的初始化配置，如果关键字中有空格，处理方法类似于C语言，使用/表示转义，使用“”防止关键字被断 开，另外注意/在末尾表示换行，由 # （前面允许有空格）开始的行都是注释行。init.rc包含4种状态类别：Actions/Commands/Services/Options。当声明 一个service或者action的时候，它将隐式声明一个section，它之后跟随的command或者option都将属于这个 section，action和service不能重名，否则忽略为error。</w:t>
        </w:r>
      </w:ins>
    </w:p>
    <w:p w:rsidR="00554824" w:rsidRPr="00554824" w:rsidRDefault="00554824" w:rsidP="00554824">
      <w:pPr>
        <w:widowControl/>
        <w:spacing w:line="315" w:lineRule="atLeast"/>
        <w:jc w:val="left"/>
        <w:outlineLvl w:val="4"/>
        <w:rPr>
          <w:ins w:id="738" w:author="Unknown"/>
          <w:rFonts w:ascii="微软雅黑" w:eastAsia="微软雅黑" w:hAnsi="微软雅黑" w:cs="宋体" w:hint="eastAsia"/>
          <w:b/>
          <w:bCs/>
          <w:color w:val="323E32"/>
          <w:kern w:val="0"/>
          <w:sz w:val="20"/>
          <w:szCs w:val="20"/>
        </w:rPr>
      </w:pPr>
      <w:bookmarkStart w:id="739" w:name="t17"/>
      <w:bookmarkEnd w:id="739"/>
      <w:ins w:id="740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 w:val="20"/>
            <w:szCs w:val="20"/>
          </w:rPr>
          <w:t>Action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74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4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actions就是在某种条件下触发一系列的命令，通常有一个trigger，形式如： 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</w:r>
        <w:proofErr w:type="gramStart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on</w:t>
        </w:r>
        <w:proofErr w:type="gramEnd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  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   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74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4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trigger主要包括：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74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4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boot 当/init.conf加载完毕时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= 当被设置为时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device-added- 设备被添加时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device-removed- 设备被移除时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service-exited- 服务退出时</w:t>
        </w:r>
      </w:ins>
    </w:p>
    <w:p w:rsidR="00554824" w:rsidRPr="00554824" w:rsidRDefault="00554824" w:rsidP="00554824">
      <w:pPr>
        <w:widowControl/>
        <w:spacing w:line="315" w:lineRule="atLeast"/>
        <w:jc w:val="left"/>
        <w:outlineLvl w:val="4"/>
        <w:rPr>
          <w:ins w:id="747" w:author="Unknown"/>
          <w:rFonts w:ascii="微软雅黑" w:eastAsia="微软雅黑" w:hAnsi="微软雅黑" w:cs="宋体" w:hint="eastAsia"/>
          <w:b/>
          <w:bCs/>
          <w:color w:val="323E32"/>
          <w:kern w:val="0"/>
          <w:sz w:val="20"/>
          <w:szCs w:val="20"/>
        </w:rPr>
      </w:pPr>
      <w:bookmarkStart w:id="748" w:name="t18"/>
      <w:bookmarkEnd w:id="748"/>
      <w:ins w:id="749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 w:val="20"/>
            <w:szCs w:val="20"/>
          </w:rPr>
          <w:t>Service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75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5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service就是要启动的本地服务进程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75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proofErr w:type="gramStart"/>
      <w:ins w:id="75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service</w:t>
        </w:r>
        <w:proofErr w:type="gramEnd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 xml:space="preserve"> [ ]*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 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75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5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outlineLvl w:val="4"/>
        <w:rPr>
          <w:ins w:id="756" w:author="Unknown"/>
          <w:rFonts w:ascii="微软雅黑" w:eastAsia="微软雅黑" w:hAnsi="微软雅黑" w:cs="宋体" w:hint="eastAsia"/>
          <w:b/>
          <w:bCs/>
          <w:color w:val="323E32"/>
          <w:kern w:val="0"/>
          <w:sz w:val="20"/>
          <w:szCs w:val="20"/>
        </w:rPr>
      </w:pPr>
      <w:bookmarkStart w:id="757" w:name="t19"/>
      <w:bookmarkEnd w:id="757"/>
      <w:ins w:id="758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 w:val="20"/>
            <w:szCs w:val="20"/>
          </w:rPr>
          <w:t>Option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75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6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option是service的修饰词，由它来指定何时并且如何启动Services程序，主要包括：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critical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表示如果服务在4分钟内存在多于4次，则系统重启到recovery mode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disabled 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表示服务不会自动启动，需要手动调用名字启动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setEnv 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设置启动环境变量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socket [ []] 开启一个unix域的socket，名字为/dev/socket/ , 只能是dgram或者stream,和默认为0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 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user 表示将用户切换为,用户名已经定义好了，只能是system/root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group 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表示将组切换为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oneshot 表示这个service</w:t>
        </w:r>
        <w:proofErr w:type="gramStart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只启动</w:t>
        </w:r>
        <w:proofErr w:type="gramEnd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一次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class 指定一个要启动的类，这个类中如果有多个service，将会被同时启动。默认的class将会是“default”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onrestart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在重启时执行一条命令</w:t>
        </w:r>
      </w:ins>
    </w:p>
    <w:p w:rsidR="00554824" w:rsidRPr="00554824" w:rsidRDefault="00554824" w:rsidP="00554824">
      <w:pPr>
        <w:widowControl/>
        <w:spacing w:line="315" w:lineRule="atLeast"/>
        <w:jc w:val="left"/>
        <w:outlineLvl w:val="4"/>
        <w:rPr>
          <w:ins w:id="761" w:author="Unknown"/>
          <w:rFonts w:ascii="微软雅黑" w:eastAsia="微软雅黑" w:hAnsi="微软雅黑" w:cs="宋体" w:hint="eastAsia"/>
          <w:b/>
          <w:bCs/>
          <w:color w:val="323E32"/>
          <w:kern w:val="0"/>
          <w:sz w:val="20"/>
          <w:szCs w:val="20"/>
        </w:rPr>
      </w:pPr>
      <w:bookmarkStart w:id="762" w:name="t20"/>
      <w:bookmarkEnd w:id="762"/>
      <w:ins w:id="763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 w:val="20"/>
            <w:szCs w:val="20"/>
          </w:rPr>
          <w:t>Command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76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6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comand主要包括：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76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6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exec [ ]*执行一个指定的程序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export 设置一个全局变量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ifup 使网络接口连接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import 引入其他的配置文件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hostname 设置主机名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chdir 切换工作目录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chmod 设置访问权限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chown 设置用户和组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chroot 设置根目录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class_start 启动类中的service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class_stop 停止类中的service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domainname 设置域名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insmod 安装模块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 mkdir [mode] [owner] [group] 创建一个目录，并可以指定权限，用户和组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mount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76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6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[ ]* 加载指定设备到目录下 包括"ro", "rw", "remount", "noatime"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setprop 设置系统属性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setrlimit 设置资源访问权限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start 开启服务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stop 停止服务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symlink 创建一个动态链接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sysclktz 设置系统时钟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trigger 触发事件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write [ ]* 向路径的文件写入多个</w:t>
        </w:r>
      </w:ins>
    </w:p>
    <w:p w:rsidR="00554824" w:rsidRPr="00554824" w:rsidRDefault="00554824" w:rsidP="00554824">
      <w:pPr>
        <w:widowControl/>
        <w:spacing w:line="315" w:lineRule="atLeast"/>
        <w:jc w:val="left"/>
        <w:outlineLvl w:val="4"/>
        <w:rPr>
          <w:ins w:id="770" w:author="Unknown"/>
          <w:rFonts w:ascii="微软雅黑" w:eastAsia="微软雅黑" w:hAnsi="微软雅黑" w:cs="宋体" w:hint="eastAsia"/>
          <w:b/>
          <w:bCs/>
          <w:color w:val="323E32"/>
          <w:kern w:val="0"/>
          <w:sz w:val="20"/>
          <w:szCs w:val="20"/>
        </w:rPr>
      </w:pPr>
      <w:bookmarkStart w:id="771" w:name="t21"/>
      <w:bookmarkEnd w:id="771"/>
      <w:ins w:id="772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 w:val="20"/>
            <w:szCs w:val="20"/>
          </w:rPr>
          <w:t>Properties（属性）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77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7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Init更新一些系统属性以提供对正在发生的事件的监控能力: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 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init.action 此属性值为正在被执行的action的名字，如果没有则为""。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 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init.command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此属性值为正在被执行的command的名字，如果没有则为""。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 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proofErr w:type="gramStart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init.svc</w:t>
        </w:r>
        <w:proofErr w:type="gramEnd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. 名为的service的状态("stopped"（停止）, "running"（运行）, "restarting"（重启）)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77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77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7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在默认情况下，程序在被init执行时会将标准输出和标准错误都重定向到/dev/null（丢弃）。若你想要获得调试信息，你可以通过 Andoird系统中的logwrapper程序执行你的程序。它会将标准输出/标准错误都重定向到Android日志系统(通过logcat访问)。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例如：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proofErr w:type="gramStart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service</w:t>
        </w:r>
        <w:proofErr w:type="gramEnd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 xml:space="preserve"> akmd /system/bin/logwrapper /sbin/akmd</w:t>
        </w:r>
      </w:ins>
    </w:p>
    <w:p w:rsidR="00554824" w:rsidRPr="00554824" w:rsidRDefault="00554824" w:rsidP="00554824">
      <w:pPr>
        <w:widowControl/>
        <w:spacing w:line="315" w:lineRule="atLeast"/>
        <w:jc w:val="left"/>
        <w:outlineLvl w:val="4"/>
        <w:rPr>
          <w:ins w:id="778" w:author="Unknown"/>
          <w:rFonts w:ascii="微软雅黑" w:eastAsia="微软雅黑" w:hAnsi="微软雅黑" w:cs="宋体" w:hint="eastAsia"/>
          <w:b/>
          <w:bCs/>
          <w:color w:val="323E32"/>
          <w:kern w:val="0"/>
          <w:sz w:val="20"/>
          <w:szCs w:val="20"/>
        </w:rPr>
      </w:pPr>
      <w:bookmarkStart w:id="779" w:name="t22"/>
      <w:bookmarkEnd w:id="779"/>
      <w:ins w:id="780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 w:val="20"/>
            <w:szCs w:val="20"/>
          </w:rPr>
          <w:t>init.rc解析过程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78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8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1. 扫描init.rc中的token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找到其中的 文件结束EOF/文本TEXT/新行NEWLINE，其中的空格‘ ’、‘\t’、‘\r’会被忽略，#开头的行也被忽略掉；而对于TEXT，空格‘ ’、‘\t’、‘\r’、‘\n’都是TEXT的结束标志。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2. 对每一个TEXT token，都加入到args[]数组中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3. 当遇到新一行（‘\n’）的时候，用args[0]通过lookup_keyword()检索匹配关键字；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78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8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1) 对Section（on和service），调用parse_new_section() 解析：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- 对on section，调用parse_action()，并设置解析函数parse_line为parse_line_action()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- 对service section，调用parse_service()，并设置解析函数parse_line为parse_line_service()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2) 对其他关键字的行（非on或service开头的地方，也就是没有切换section）调用parse_line()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- 对于on section内的命令行，调用parse_line_action()解析；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- 对于service section内的命令行，调用parse_line_service()解析。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78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8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Token的定义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78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88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16"/>
        </w:numPr>
        <w:spacing w:line="315" w:lineRule="atLeast"/>
        <w:ind w:left="1080"/>
        <w:jc w:val="left"/>
        <w:rPr>
          <w:ins w:id="78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9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#define T_EOF 0  </w:t>
        </w:r>
      </w:ins>
    </w:p>
    <w:p w:rsidR="00554824" w:rsidRPr="00554824" w:rsidRDefault="00554824" w:rsidP="00554824">
      <w:pPr>
        <w:widowControl/>
        <w:numPr>
          <w:ilvl w:val="0"/>
          <w:numId w:val="16"/>
        </w:numPr>
        <w:spacing w:line="315" w:lineRule="atLeast"/>
        <w:ind w:left="1080"/>
        <w:jc w:val="left"/>
        <w:rPr>
          <w:ins w:id="79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9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#define T_TEXT 1  </w:t>
        </w:r>
      </w:ins>
    </w:p>
    <w:p w:rsidR="00554824" w:rsidRPr="00554824" w:rsidRDefault="00554824" w:rsidP="00554824">
      <w:pPr>
        <w:widowControl/>
        <w:numPr>
          <w:ilvl w:val="0"/>
          <w:numId w:val="16"/>
        </w:numPr>
        <w:spacing w:line="315" w:lineRule="atLeast"/>
        <w:ind w:left="1080"/>
        <w:jc w:val="left"/>
        <w:rPr>
          <w:ins w:id="79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9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#define T_NEWLINE 2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79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9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 xml:space="preserve"> 解 </w:t>
        </w:r>
        <w:proofErr w:type="gramStart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析过程</w:t>
        </w:r>
        <w:proofErr w:type="gramEnd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中的双向循环链表的使用，android用到了一个非常巧妙的链表实现方法，一般情况下如果链表的节点是一个单独的数据结构的话，那么针对不同的数 据结构，都需要定义不同链表操作。而在初始化过程中使用到的链表则解决了这个问题，它将链表的节点定义为了一个非常精简的结构，只包含前向和后向指针，那 么在定义不同的数据结构时，只需要将链表节点嵌入到数据结构中即可。链表节点定义如下：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79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798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17"/>
        </w:numPr>
        <w:spacing w:line="315" w:lineRule="atLeast"/>
        <w:ind w:left="1080"/>
        <w:jc w:val="left"/>
        <w:rPr>
          <w:ins w:id="79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0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struct listnode  </w:t>
        </w:r>
      </w:ins>
    </w:p>
    <w:p w:rsidR="00554824" w:rsidRPr="00554824" w:rsidRDefault="00554824" w:rsidP="00554824">
      <w:pPr>
        <w:widowControl/>
        <w:numPr>
          <w:ilvl w:val="0"/>
          <w:numId w:val="17"/>
        </w:numPr>
        <w:spacing w:line="315" w:lineRule="atLeast"/>
        <w:ind w:left="1080"/>
        <w:jc w:val="left"/>
        <w:rPr>
          <w:ins w:id="80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0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17"/>
        </w:numPr>
        <w:spacing w:line="315" w:lineRule="atLeast"/>
        <w:ind w:left="1080"/>
        <w:jc w:val="left"/>
        <w:rPr>
          <w:ins w:id="80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0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struct listnode *next;  </w:t>
        </w:r>
      </w:ins>
    </w:p>
    <w:p w:rsidR="00554824" w:rsidRPr="00554824" w:rsidRDefault="00554824" w:rsidP="00554824">
      <w:pPr>
        <w:widowControl/>
        <w:numPr>
          <w:ilvl w:val="0"/>
          <w:numId w:val="17"/>
        </w:numPr>
        <w:spacing w:line="315" w:lineRule="atLeast"/>
        <w:ind w:left="1080"/>
        <w:jc w:val="left"/>
        <w:rPr>
          <w:ins w:id="80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0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struct listnode *prev;  </w:t>
        </w:r>
      </w:ins>
    </w:p>
    <w:p w:rsidR="00554824" w:rsidRPr="00554824" w:rsidRDefault="00554824" w:rsidP="00554824">
      <w:pPr>
        <w:widowControl/>
        <w:numPr>
          <w:ilvl w:val="0"/>
          <w:numId w:val="17"/>
        </w:numPr>
        <w:spacing w:line="315" w:lineRule="atLeast"/>
        <w:ind w:left="1080"/>
        <w:jc w:val="left"/>
        <w:rPr>
          <w:ins w:id="80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0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};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80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1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对于Action数据结构为例：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81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12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18"/>
        </w:numPr>
        <w:spacing w:line="315" w:lineRule="atLeast"/>
        <w:ind w:left="1080"/>
        <w:jc w:val="left"/>
        <w:rPr>
          <w:ins w:id="81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1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struct action {  </w:t>
        </w:r>
      </w:ins>
    </w:p>
    <w:p w:rsidR="00554824" w:rsidRPr="00554824" w:rsidRDefault="00554824" w:rsidP="00554824">
      <w:pPr>
        <w:widowControl/>
        <w:numPr>
          <w:ilvl w:val="0"/>
          <w:numId w:val="18"/>
        </w:numPr>
        <w:spacing w:line="315" w:lineRule="atLeast"/>
        <w:ind w:left="1080"/>
        <w:jc w:val="left"/>
        <w:rPr>
          <w:ins w:id="81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1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</w:t>
        </w:r>
      </w:ins>
    </w:p>
    <w:p w:rsidR="00554824" w:rsidRPr="00554824" w:rsidRDefault="00554824" w:rsidP="00554824">
      <w:pPr>
        <w:widowControl/>
        <w:numPr>
          <w:ilvl w:val="0"/>
          <w:numId w:val="18"/>
        </w:numPr>
        <w:spacing w:line="315" w:lineRule="atLeast"/>
        <w:ind w:left="1080"/>
        <w:jc w:val="left"/>
        <w:rPr>
          <w:ins w:id="81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1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struct listnode alist;  </w:t>
        </w:r>
      </w:ins>
    </w:p>
    <w:p w:rsidR="00554824" w:rsidRPr="00554824" w:rsidRDefault="00554824" w:rsidP="00554824">
      <w:pPr>
        <w:widowControl/>
        <w:numPr>
          <w:ilvl w:val="0"/>
          <w:numId w:val="18"/>
        </w:numPr>
        <w:spacing w:line="315" w:lineRule="atLeast"/>
        <w:ind w:left="1080"/>
        <w:jc w:val="left"/>
        <w:rPr>
          <w:ins w:id="81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2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</w:t>
        </w:r>
      </w:ins>
    </w:p>
    <w:p w:rsidR="00554824" w:rsidRPr="00554824" w:rsidRDefault="00554824" w:rsidP="00554824">
      <w:pPr>
        <w:widowControl/>
        <w:numPr>
          <w:ilvl w:val="0"/>
          <w:numId w:val="18"/>
        </w:numPr>
        <w:spacing w:line="315" w:lineRule="atLeast"/>
        <w:ind w:left="1080"/>
        <w:jc w:val="left"/>
        <w:rPr>
          <w:ins w:id="82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2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struct listnode qlist;  </w:t>
        </w:r>
      </w:ins>
    </w:p>
    <w:p w:rsidR="00554824" w:rsidRPr="00554824" w:rsidRDefault="00554824" w:rsidP="00554824">
      <w:pPr>
        <w:widowControl/>
        <w:numPr>
          <w:ilvl w:val="0"/>
          <w:numId w:val="18"/>
        </w:numPr>
        <w:spacing w:line="315" w:lineRule="atLeast"/>
        <w:ind w:left="1080"/>
        <w:jc w:val="left"/>
        <w:rPr>
          <w:ins w:id="82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2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</w:t>
        </w:r>
      </w:ins>
    </w:p>
    <w:p w:rsidR="00554824" w:rsidRPr="00554824" w:rsidRDefault="00554824" w:rsidP="00554824">
      <w:pPr>
        <w:widowControl/>
        <w:numPr>
          <w:ilvl w:val="0"/>
          <w:numId w:val="18"/>
        </w:numPr>
        <w:spacing w:line="315" w:lineRule="atLeast"/>
        <w:ind w:left="1080"/>
        <w:jc w:val="left"/>
        <w:rPr>
          <w:ins w:id="82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2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struct listnode tlist;  </w:t>
        </w:r>
      </w:ins>
    </w:p>
    <w:p w:rsidR="00554824" w:rsidRPr="00554824" w:rsidRDefault="00554824" w:rsidP="00554824">
      <w:pPr>
        <w:widowControl/>
        <w:numPr>
          <w:ilvl w:val="0"/>
          <w:numId w:val="18"/>
        </w:numPr>
        <w:spacing w:line="315" w:lineRule="atLeast"/>
        <w:ind w:left="1080"/>
        <w:jc w:val="left"/>
        <w:rPr>
          <w:ins w:id="82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2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</w:t>
        </w:r>
      </w:ins>
    </w:p>
    <w:p w:rsidR="00554824" w:rsidRPr="00554824" w:rsidRDefault="00554824" w:rsidP="00554824">
      <w:pPr>
        <w:widowControl/>
        <w:numPr>
          <w:ilvl w:val="0"/>
          <w:numId w:val="18"/>
        </w:numPr>
        <w:spacing w:line="315" w:lineRule="atLeast"/>
        <w:ind w:left="1080"/>
        <w:jc w:val="left"/>
        <w:rPr>
          <w:ins w:id="82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3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    unsigned hash;  </w:t>
        </w:r>
      </w:ins>
    </w:p>
    <w:p w:rsidR="00554824" w:rsidRPr="00554824" w:rsidRDefault="00554824" w:rsidP="00554824">
      <w:pPr>
        <w:widowControl/>
        <w:numPr>
          <w:ilvl w:val="0"/>
          <w:numId w:val="18"/>
        </w:numPr>
        <w:spacing w:line="315" w:lineRule="atLeast"/>
        <w:ind w:left="1080"/>
        <w:jc w:val="left"/>
        <w:rPr>
          <w:ins w:id="83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3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const char *name;  </w:t>
        </w:r>
      </w:ins>
    </w:p>
    <w:p w:rsidR="00554824" w:rsidRPr="00554824" w:rsidRDefault="00554824" w:rsidP="00554824">
      <w:pPr>
        <w:widowControl/>
        <w:numPr>
          <w:ilvl w:val="0"/>
          <w:numId w:val="18"/>
        </w:numPr>
        <w:spacing w:line="315" w:lineRule="atLeast"/>
        <w:ind w:left="1080"/>
        <w:jc w:val="left"/>
        <w:rPr>
          <w:ins w:id="83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3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</w:t>
        </w:r>
      </w:ins>
    </w:p>
    <w:p w:rsidR="00554824" w:rsidRPr="00554824" w:rsidRDefault="00554824" w:rsidP="00554824">
      <w:pPr>
        <w:widowControl/>
        <w:numPr>
          <w:ilvl w:val="0"/>
          <w:numId w:val="18"/>
        </w:numPr>
        <w:spacing w:line="315" w:lineRule="atLeast"/>
        <w:ind w:left="1080"/>
        <w:jc w:val="left"/>
        <w:rPr>
          <w:ins w:id="83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3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struct listnode commands;  </w:t>
        </w:r>
      </w:ins>
    </w:p>
    <w:p w:rsidR="00554824" w:rsidRPr="00554824" w:rsidRDefault="00554824" w:rsidP="00554824">
      <w:pPr>
        <w:widowControl/>
        <w:numPr>
          <w:ilvl w:val="0"/>
          <w:numId w:val="18"/>
        </w:numPr>
        <w:spacing w:line="315" w:lineRule="atLeast"/>
        <w:ind w:left="1080"/>
        <w:jc w:val="left"/>
        <w:rPr>
          <w:ins w:id="83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3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struct command *current;  </w:t>
        </w:r>
      </w:ins>
    </w:p>
    <w:p w:rsidR="00554824" w:rsidRPr="00554824" w:rsidRDefault="00554824" w:rsidP="00554824">
      <w:pPr>
        <w:widowControl/>
        <w:numPr>
          <w:ilvl w:val="0"/>
          <w:numId w:val="18"/>
        </w:numPr>
        <w:spacing w:line="315" w:lineRule="atLeast"/>
        <w:ind w:left="1080"/>
        <w:jc w:val="left"/>
        <w:rPr>
          <w:ins w:id="83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4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};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84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4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这 样的话，所有的链表的基本操作，例如插入，删除等只会针对listnode进行操作，而不是针对特定的数据结构，链表的实现得到了统一，即精简了代码，又 提高了效率。 但是这样的链表实现，存在一个问题，链表节点listnode中只有前向和后向指针，并且前向和后向指针均指向listnode，那么我们通过什么方式来 访问数据结构action的内容呢？我们使用offsetof宏来计算链表节点在数据结构中的偏移量，从而计算数据结构实例的地址。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84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44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19"/>
        </w:numPr>
        <w:spacing w:line="315" w:lineRule="atLeast"/>
        <w:ind w:left="1080"/>
        <w:jc w:val="left"/>
        <w:rPr>
          <w:ins w:id="84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4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#define offsetof(TYPE, MEMBER) ((size_t) &amp;((TYPE *)0)-&gt;MEMBER)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84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</w:p>
    <w:p w:rsidR="00554824" w:rsidRPr="00554824" w:rsidRDefault="00554824" w:rsidP="00554824">
      <w:pPr>
        <w:widowControl/>
        <w:spacing w:line="315" w:lineRule="atLeast"/>
        <w:jc w:val="left"/>
        <w:rPr>
          <w:ins w:id="84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49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20"/>
        </w:numPr>
        <w:spacing w:line="315" w:lineRule="atLeast"/>
        <w:ind w:left="1080"/>
        <w:jc w:val="left"/>
        <w:rPr>
          <w:ins w:id="85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5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#define node_to_item(node, container, member) \  </w:t>
        </w:r>
      </w:ins>
    </w:p>
    <w:p w:rsidR="00554824" w:rsidRPr="00554824" w:rsidRDefault="00554824" w:rsidP="00554824">
      <w:pPr>
        <w:widowControl/>
        <w:numPr>
          <w:ilvl w:val="0"/>
          <w:numId w:val="20"/>
        </w:numPr>
        <w:spacing w:line="315" w:lineRule="atLeast"/>
        <w:ind w:left="1080"/>
        <w:jc w:val="left"/>
        <w:rPr>
          <w:ins w:id="85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5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(container *) (((char*) (node)) - offsetof(container, member))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85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5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这种链表的优点：(1)所有链表基本操作都是基于listnode指针的，因此添加类型时，不需要重复写链表基本操作函数(2)一个container数据结构可以含有多个listnode成员，这样就可以同时挂到多个不同的链表中。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85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5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Service数据结构定义：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85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59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21"/>
        </w:numPr>
        <w:spacing w:line="315" w:lineRule="atLeast"/>
        <w:ind w:left="1080"/>
        <w:jc w:val="left"/>
        <w:rPr>
          <w:ins w:id="86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6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struct service {  </w:t>
        </w:r>
      </w:ins>
    </w:p>
    <w:p w:rsidR="00554824" w:rsidRPr="00554824" w:rsidRDefault="00554824" w:rsidP="00554824">
      <w:pPr>
        <w:widowControl/>
        <w:numPr>
          <w:ilvl w:val="0"/>
          <w:numId w:val="21"/>
        </w:numPr>
        <w:spacing w:line="315" w:lineRule="atLeast"/>
        <w:ind w:left="1080"/>
        <w:jc w:val="left"/>
        <w:rPr>
          <w:ins w:id="86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6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</w:t>
        </w:r>
      </w:ins>
    </w:p>
    <w:p w:rsidR="00554824" w:rsidRPr="00554824" w:rsidRDefault="00554824" w:rsidP="00554824">
      <w:pPr>
        <w:widowControl/>
        <w:numPr>
          <w:ilvl w:val="0"/>
          <w:numId w:val="21"/>
        </w:numPr>
        <w:spacing w:line="315" w:lineRule="atLeast"/>
        <w:ind w:left="1080"/>
        <w:jc w:val="left"/>
        <w:rPr>
          <w:ins w:id="86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6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struct listnode slist;  </w:t>
        </w:r>
      </w:ins>
    </w:p>
    <w:p w:rsidR="00554824" w:rsidRPr="00554824" w:rsidRDefault="00554824" w:rsidP="00554824">
      <w:pPr>
        <w:widowControl/>
        <w:numPr>
          <w:ilvl w:val="0"/>
          <w:numId w:val="21"/>
        </w:numPr>
        <w:spacing w:line="315" w:lineRule="atLeast"/>
        <w:ind w:left="1080"/>
        <w:jc w:val="left"/>
        <w:rPr>
          <w:ins w:id="86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6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const char *name;  </w:t>
        </w:r>
      </w:ins>
    </w:p>
    <w:p w:rsidR="00554824" w:rsidRPr="00554824" w:rsidRDefault="00554824" w:rsidP="00554824">
      <w:pPr>
        <w:widowControl/>
        <w:numPr>
          <w:ilvl w:val="0"/>
          <w:numId w:val="21"/>
        </w:numPr>
        <w:spacing w:line="315" w:lineRule="atLeast"/>
        <w:ind w:left="1080"/>
        <w:jc w:val="left"/>
        <w:rPr>
          <w:ins w:id="86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6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const char *classname;  </w:t>
        </w:r>
      </w:ins>
    </w:p>
    <w:p w:rsidR="00554824" w:rsidRPr="00554824" w:rsidRDefault="00554824" w:rsidP="00554824">
      <w:pPr>
        <w:widowControl/>
        <w:numPr>
          <w:ilvl w:val="0"/>
          <w:numId w:val="21"/>
        </w:numPr>
        <w:spacing w:line="315" w:lineRule="atLeast"/>
        <w:ind w:left="1080"/>
        <w:jc w:val="left"/>
        <w:rPr>
          <w:ins w:id="87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7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unsigned flags;  </w:t>
        </w:r>
      </w:ins>
    </w:p>
    <w:p w:rsidR="00554824" w:rsidRPr="00554824" w:rsidRDefault="00554824" w:rsidP="00554824">
      <w:pPr>
        <w:widowControl/>
        <w:numPr>
          <w:ilvl w:val="0"/>
          <w:numId w:val="21"/>
        </w:numPr>
        <w:spacing w:line="315" w:lineRule="atLeast"/>
        <w:ind w:left="1080"/>
        <w:jc w:val="left"/>
        <w:rPr>
          <w:ins w:id="87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7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pid_t pid;  </w:t>
        </w:r>
      </w:ins>
    </w:p>
    <w:p w:rsidR="00554824" w:rsidRPr="00554824" w:rsidRDefault="00554824" w:rsidP="00554824">
      <w:pPr>
        <w:widowControl/>
        <w:numPr>
          <w:ilvl w:val="0"/>
          <w:numId w:val="21"/>
        </w:numPr>
        <w:spacing w:line="315" w:lineRule="atLeast"/>
        <w:ind w:left="1080"/>
        <w:jc w:val="left"/>
        <w:rPr>
          <w:ins w:id="87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7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time_t time_started;      </w:t>
        </w:r>
      </w:ins>
    </w:p>
    <w:p w:rsidR="00554824" w:rsidRPr="00554824" w:rsidRDefault="00554824" w:rsidP="00554824">
      <w:pPr>
        <w:widowControl/>
        <w:numPr>
          <w:ilvl w:val="0"/>
          <w:numId w:val="21"/>
        </w:numPr>
        <w:spacing w:line="315" w:lineRule="atLeast"/>
        <w:ind w:left="1080"/>
        <w:jc w:val="left"/>
        <w:rPr>
          <w:ins w:id="87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7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time_t time_crashed;      </w:t>
        </w:r>
      </w:ins>
    </w:p>
    <w:p w:rsidR="00554824" w:rsidRPr="00554824" w:rsidRDefault="00554824" w:rsidP="00554824">
      <w:pPr>
        <w:widowControl/>
        <w:numPr>
          <w:ilvl w:val="0"/>
          <w:numId w:val="21"/>
        </w:numPr>
        <w:spacing w:line="315" w:lineRule="atLeast"/>
        <w:ind w:left="1080"/>
        <w:jc w:val="left"/>
        <w:rPr>
          <w:ins w:id="87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7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int nr_crashed;           </w:t>
        </w:r>
      </w:ins>
    </w:p>
    <w:p w:rsidR="00554824" w:rsidRPr="00554824" w:rsidRDefault="00554824" w:rsidP="00554824">
      <w:pPr>
        <w:widowControl/>
        <w:numPr>
          <w:ilvl w:val="0"/>
          <w:numId w:val="21"/>
        </w:numPr>
        <w:spacing w:line="315" w:lineRule="atLeast"/>
        <w:ind w:left="1080"/>
        <w:jc w:val="left"/>
        <w:rPr>
          <w:ins w:id="88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8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</w:t>
        </w:r>
      </w:ins>
    </w:p>
    <w:p w:rsidR="00554824" w:rsidRPr="00554824" w:rsidRDefault="00554824" w:rsidP="00554824">
      <w:pPr>
        <w:widowControl/>
        <w:numPr>
          <w:ilvl w:val="0"/>
          <w:numId w:val="21"/>
        </w:numPr>
        <w:spacing w:line="315" w:lineRule="atLeast"/>
        <w:ind w:left="1080"/>
        <w:jc w:val="left"/>
        <w:rPr>
          <w:ins w:id="88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8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uid_t uid;  </w:t>
        </w:r>
      </w:ins>
    </w:p>
    <w:p w:rsidR="00554824" w:rsidRPr="00554824" w:rsidRDefault="00554824" w:rsidP="00554824">
      <w:pPr>
        <w:widowControl/>
        <w:numPr>
          <w:ilvl w:val="0"/>
          <w:numId w:val="21"/>
        </w:numPr>
        <w:spacing w:line="315" w:lineRule="atLeast"/>
        <w:ind w:left="1080"/>
        <w:jc w:val="left"/>
        <w:rPr>
          <w:ins w:id="88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8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gid_t gid;  </w:t>
        </w:r>
      </w:ins>
    </w:p>
    <w:p w:rsidR="00554824" w:rsidRPr="00554824" w:rsidRDefault="00554824" w:rsidP="00554824">
      <w:pPr>
        <w:widowControl/>
        <w:numPr>
          <w:ilvl w:val="0"/>
          <w:numId w:val="21"/>
        </w:numPr>
        <w:spacing w:line="315" w:lineRule="atLeast"/>
        <w:ind w:left="1080"/>
        <w:jc w:val="left"/>
        <w:rPr>
          <w:ins w:id="88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8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gid_t supp_gids[NR_SVC_SUPP_GIDS];  </w:t>
        </w:r>
      </w:ins>
    </w:p>
    <w:p w:rsidR="00554824" w:rsidRPr="00554824" w:rsidRDefault="00554824" w:rsidP="00554824">
      <w:pPr>
        <w:widowControl/>
        <w:numPr>
          <w:ilvl w:val="0"/>
          <w:numId w:val="21"/>
        </w:numPr>
        <w:spacing w:line="315" w:lineRule="atLeast"/>
        <w:ind w:left="1080"/>
        <w:jc w:val="left"/>
        <w:rPr>
          <w:ins w:id="88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8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size_t nr_supp_gids;  </w:t>
        </w:r>
      </w:ins>
    </w:p>
    <w:p w:rsidR="00554824" w:rsidRPr="00554824" w:rsidRDefault="00554824" w:rsidP="00554824">
      <w:pPr>
        <w:widowControl/>
        <w:numPr>
          <w:ilvl w:val="0"/>
          <w:numId w:val="21"/>
        </w:numPr>
        <w:spacing w:line="315" w:lineRule="atLeast"/>
        <w:ind w:left="1080"/>
        <w:jc w:val="left"/>
        <w:rPr>
          <w:ins w:id="89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9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</w:t>
        </w:r>
      </w:ins>
    </w:p>
    <w:p w:rsidR="00554824" w:rsidRPr="00554824" w:rsidRDefault="00554824" w:rsidP="00554824">
      <w:pPr>
        <w:widowControl/>
        <w:numPr>
          <w:ilvl w:val="0"/>
          <w:numId w:val="21"/>
        </w:numPr>
        <w:spacing w:line="315" w:lineRule="atLeast"/>
        <w:ind w:left="1080"/>
        <w:jc w:val="left"/>
        <w:rPr>
          <w:ins w:id="89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9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#ifdef HAVE_SELINUX  </w:t>
        </w:r>
      </w:ins>
    </w:p>
    <w:p w:rsidR="00554824" w:rsidRPr="00554824" w:rsidRDefault="00554824" w:rsidP="00554824">
      <w:pPr>
        <w:widowControl/>
        <w:numPr>
          <w:ilvl w:val="0"/>
          <w:numId w:val="21"/>
        </w:numPr>
        <w:spacing w:line="315" w:lineRule="atLeast"/>
        <w:ind w:left="1080"/>
        <w:jc w:val="left"/>
        <w:rPr>
          <w:ins w:id="89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9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char *seclabel;  </w:t>
        </w:r>
      </w:ins>
    </w:p>
    <w:p w:rsidR="00554824" w:rsidRPr="00554824" w:rsidRDefault="00554824" w:rsidP="00554824">
      <w:pPr>
        <w:widowControl/>
        <w:numPr>
          <w:ilvl w:val="0"/>
          <w:numId w:val="21"/>
        </w:numPr>
        <w:spacing w:line="315" w:lineRule="atLeast"/>
        <w:ind w:left="1080"/>
        <w:jc w:val="left"/>
        <w:rPr>
          <w:ins w:id="89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9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#endif  </w:t>
        </w:r>
      </w:ins>
    </w:p>
    <w:p w:rsidR="00554824" w:rsidRPr="00554824" w:rsidRDefault="00554824" w:rsidP="00554824">
      <w:pPr>
        <w:widowControl/>
        <w:numPr>
          <w:ilvl w:val="0"/>
          <w:numId w:val="21"/>
        </w:numPr>
        <w:spacing w:line="315" w:lineRule="atLeast"/>
        <w:ind w:left="1080"/>
        <w:jc w:val="left"/>
        <w:rPr>
          <w:ins w:id="89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89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struct socketinfo *sockets;  </w:t>
        </w:r>
      </w:ins>
    </w:p>
    <w:p w:rsidR="00554824" w:rsidRPr="00554824" w:rsidRDefault="00554824" w:rsidP="00554824">
      <w:pPr>
        <w:widowControl/>
        <w:numPr>
          <w:ilvl w:val="0"/>
          <w:numId w:val="21"/>
        </w:numPr>
        <w:spacing w:line="315" w:lineRule="atLeast"/>
        <w:ind w:left="1080"/>
        <w:jc w:val="left"/>
        <w:rPr>
          <w:ins w:id="90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0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struct svcenvinfo *envvars;  </w:t>
        </w:r>
      </w:ins>
    </w:p>
    <w:p w:rsidR="00554824" w:rsidRPr="00554824" w:rsidRDefault="00554824" w:rsidP="00554824">
      <w:pPr>
        <w:widowControl/>
        <w:numPr>
          <w:ilvl w:val="0"/>
          <w:numId w:val="21"/>
        </w:numPr>
        <w:spacing w:line="315" w:lineRule="atLeast"/>
        <w:ind w:left="1080"/>
        <w:jc w:val="left"/>
        <w:rPr>
          <w:ins w:id="90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0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struct action onrestart;      </w:t>
        </w:r>
      </w:ins>
    </w:p>
    <w:p w:rsidR="00554824" w:rsidRPr="00554824" w:rsidRDefault="00554824" w:rsidP="00554824">
      <w:pPr>
        <w:widowControl/>
        <w:numPr>
          <w:ilvl w:val="0"/>
          <w:numId w:val="21"/>
        </w:numPr>
        <w:spacing w:line="315" w:lineRule="atLeast"/>
        <w:ind w:left="1080"/>
        <w:jc w:val="left"/>
        <w:rPr>
          <w:ins w:id="90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0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      </w:t>
        </w:r>
      </w:ins>
    </w:p>
    <w:p w:rsidR="00554824" w:rsidRPr="00554824" w:rsidRDefault="00554824" w:rsidP="00554824">
      <w:pPr>
        <w:widowControl/>
        <w:numPr>
          <w:ilvl w:val="0"/>
          <w:numId w:val="21"/>
        </w:numPr>
        <w:spacing w:line="315" w:lineRule="atLeast"/>
        <w:ind w:left="1080"/>
        <w:jc w:val="left"/>
        <w:rPr>
          <w:ins w:id="90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0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int *keycodes;  </w:t>
        </w:r>
      </w:ins>
    </w:p>
    <w:p w:rsidR="00554824" w:rsidRPr="00554824" w:rsidRDefault="00554824" w:rsidP="00554824">
      <w:pPr>
        <w:widowControl/>
        <w:numPr>
          <w:ilvl w:val="0"/>
          <w:numId w:val="21"/>
        </w:numPr>
        <w:spacing w:line="315" w:lineRule="atLeast"/>
        <w:ind w:left="1080"/>
        <w:jc w:val="left"/>
        <w:rPr>
          <w:ins w:id="90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0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int nkeycodes;  </w:t>
        </w:r>
      </w:ins>
    </w:p>
    <w:p w:rsidR="00554824" w:rsidRPr="00554824" w:rsidRDefault="00554824" w:rsidP="00554824">
      <w:pPr>
        <w:widowControl/>
        <w:numPr>
          <w:ilvl w:val="0"/>
          <w:numId w:val="21"/>
        </w:numPr>
        <w:spacing w:line="315" w:lineRule="atLeast"/>
        <w:ind w:left="1080"/>
        <w:jc w:val="left"/>
        <w:rPr>
          <w:ins w:id="91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1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int keychord_id;  </w:t>
        </w:r>
      </w:ins>
    </w:p>
    <w:p w:rsidR="00554824" w:rsidRPr="00554824" w:rsidRDefault="00554824" w:rsidP="00554824">
      <w:pPr>
        <w:widowControl/>
        <w:numPr>
          <w:ilvl w:val="0"/>
          <w:numId w:val="21"/>
        </w:numPr>
        <w:spacing w:line="315" w:lineRule="atLeast"/>
        <w:ind w:left="1080"/>
        <w:jc w:val="left"/>
        <w:rPr>
          <w:ins w:id="91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1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int ioprio_class;  </w:t>
        </w:r>
      </w:ins>
    </w:p>
    <w:p w:rsidR="00554824" w:rsidRPr="00554824" w:rsidRDefault="00554824" w:rsidP="00554824">
      <w:pPr>
        <w:widowControl/>
        <w:numPr>
          <w:ilvl w:val="0"/>
          <w:numId w:val="21"/>
        </w:numPr>
        <w:spacing w:line="315" w:lineRule="atLeast"/>
        <w:ind w:left="1080"/>
        <w:jc w:val="left"/>
        <w:rPr>
          <w:ins w:id="91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1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int ioprio_pri;  </w:t>
        </w:r>
      </w:ins>
    </w:p>
    <w:p w:rsidR="00554824" w:rsidRPr="00554824" w:rsidRDefault="00554824" w:rsidP="00554824">
      <w:pPr>
        <w:widowControl/>
        <w:numPr>
          <w:ilvl w:val="0"/>
          <w:numId w:val="21"/>
        </w:numPr>
        <w:spacing w:line="315" w:lineRule="atLeast"/>
        <w:ind w:left="1080"/>
        <w:jc w:val="left"/>
        <w:rPr>
          <w:ins w:id="91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1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int nargs;  </w:t>
        </w:r>
      </w:ins>
    </w:p>
    <w:p w:rsidR="00554824" w:rsidRPr="00554824" w:rsidRDefault="00554824" w:rsidP="00554824">
      <w:pPr>
        <w:widowControl/>
        <w:numPr>
          <w:ilvl w:val="0"/>
          <w:numId w:val="21"/>
        </w:numPr>
        <w:spacing w:line="315" w:lineRule="atLeast"/>
        <w:ind w:left="1080"/>
        <w:jc w:val="left"/>
        <w:rPr>
          <w:ins w:id="91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1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</w:t>
        </w:r>
      </w:ins>
    </w:p>
    <w:p w:rsidR="00554824" w:rsidRPr="00554824" w:rsidRDefault="00554824" w:rsidP="00554824">
      <w:pPr>
        <w:widowControl/>
        <w:numPr>
          <w:ilvl w:val="0"/>
          <w:numId w:val="21"/>
        </w:numPr>
        <w:spacing w:line="315" w:lineRule="atLeast"/>
        <w:ind w:left="1080"/>
        <w:jc w:val="left"/>
        <w:rPr>
          <w:ins w:id="92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2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char *args[1];  </w:t>
        </w:r>
      </w:ins>
    </w:p>
    <w:p w:rsidR="00554824" w:rsidRPr="00554824" w:rsidRDefault="00554824" w:rsidP="00554824">
      <w:pPr>
        <w:widowControl/>
        <w:numPr>
          <w:ilvl w:val="0"/>
          <w:numId w:val="21"/>
        </w:numPr>
        <w:spacing w:line="315" w:lineRule="atLeast"/>
        <w:ind w:left="1080"/>
        <w:jc w:val="left"/>
        <w:rPr>
          <w:ins w:id="92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2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};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92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2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对于某些Service可能采用Socket来实现进程间通信，因此该Service需要创建多个socket，比如：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92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27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22"/>
        </w:numPr>
        <w:spacing w:line="315" w:lineRule="atLeast"/>
        <w:ind w:left="1080"/>
        <w:jc w:val="left"/>
        <w:rPr>
          <w:ins w:id="92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2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service wril-daemon /system/bin/rild_sp -l /system/lib/libreference-ril_sp.so -m w -n 0  </w:t>
        </w:r>
      </w:ins>
    </w:p>
    <w:p w:rsidR="00554824" w:rsidRPr="00554824" w:rsidRDefault="00554824" w:rsidP="00554824">
      <w:pPr>
        <w:widowControl/>
        <w:numPr>
          <w:ilvl w:val="0"/>
          <w:numId w:val="22"/>
        </w:numPr>
        <w:spacing w:line="315" w:lineRule="atLeast"/>
        <w:ind w:left="1080"/>
        <w:jc w:val="left"/>
        <w:rPr>
          <w:ins w:id="93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3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class core  </w:t>
        </w:r>
      </w:ins>
    </w:p>
    <w:p w:rsidR="00554824" w:rsidRPr="00554824" w:rsidRDefault="00554824" w:rsidP="00554824">
      <w:pPr>
        <w:widowControl/>
        <w:numPr>
          <w:ilvl w:val="0"/>
          <w:numId w:val="22"/>
        </w:numPr>
        <w:spacing w:line="315" w:lineRule="atLeast"/>
        <w:ind w:left="1080"/>
        <w:jc w:val="left"/>
        <w:rPr>
          <w:ins w:id="93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3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socket rild stream 660 root radio  </w:t>
        </w:r>
      </w:ins>
    </w:p>
    <w:p w:rsidR="00554824" w:rsidRPr="00554824" w:rsidRDefault="00554824" w:rsidP="00554824">
      <w:pPr>
        <w:widowControl/>
        <w:numPr>
          <w:ilvl w:val="0"/>
          <w:numId w:val="22"/>
        </w:numPr>
        <w:spacing w:line="315" w:lineRule="atLeast"/>
        <w:ind w:left="1080"/>
        <w:jc w:val="left"/>
        <w:rPr>
          <w:ins w:id="93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3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socket rild-debug stream 660 radio system  </w:t>
        </w:r>
      </w:ins>
    </w:p>
    <w:p w:rsidR="00554824" w:rsidRPr="00554824" w:rsidRDefault="00554824" w:rsidP="00554824">
      <w:pPr>
        <w:widowControl/>
        <w:numPr>
          <w:ilvl w:val="0"/>
          <w:numId w:val="22"/>
        </w:numPr>
        <w:spacing w:line="315" w:lineRule="atLeast"/>
        <w:ind w:left="1080"/>
        <w:jc w:val="left"/>
        <w:rPr>
          <w:ins w:id="93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3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disabled  </w:t>
        </w:r>
      </w:ins>
    </w:p>
    <w:p w:rsidR="00554824" w:rsidRPr="00554824" w:rsidRDefault="00554824" w:rsidP="00554824">
      <w:pPr>
        <w:widowControl/>
        <w:numPr>
          <w:ilvl w:val="0"/>
          <w:numId w:val="22"/>
        </w:numPr>
        <w:spacing w:line="315" w:lineRule="atLeast"/>
        <w:ind w:left="1080"/>
        <w:jc w:val="left"/>
        <w:rPr>
          <w:ins w:id="93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3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user root  </w:t>
        </w:r>
      </w:ins>
    </w:p>
    <w:p w:rsidR="00554824" w:rsidRPr="00554824" w:rsidRDefault="00554824" w:rsidP="00554824">
      <w:pPr>
        <w:widowControl/>
        <w:numPr>
          <w:ilvl w:val="0"/>
          <w:numId w:val="22"/>
        </w:numPr>
        <w:spacing w:line="315" w:lineRule="atLeast"/>
        <w:ind w:left="1080"/>
        <w:jc w:val="left"/>
        <w:rPr>
          <w:ins w:id="94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4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group radio cache inet misc audio sdcard_rw log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94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4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该service需要创建rild 和rild-debug socket，这些socket的信息在解析init.rc文件时保存在Service的成员变量sockets链表中。socketinfo 数据结构定义如下: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94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45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23"/>
        </w:numPr>
        <w:spacing w:line="315" w:lineRule="atLeast"/>
        <w:ind w:left="1080"/>
        <w:jc w:val="left"/>
        <w:rPr>
          <w:ins w:id="94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4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struct socketinfo {  </w:t>
        </w:r>
      </w:ins>
    </w:p>
    <w:p w:rsidR="00554824" w:rsidRPr="00554824" w:rsidRDefault="00554824" w:rsidP="00554824">
      <w:pPr>
        <w:widowControl/>
        <w:numPr>
          <w:ilvl w:val="0"/>
          <w:numId w:val="23"/>
        </w:numPr>
        <w:spacing w:line="315" w:lineRule="atLeast"/>
        <w:ind w:left="1080"/>
        <w:jc w:val="left"/>
        <w:rPr>
          <w:ins w:id="94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4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struct socketinfo *next;  </w:t>
        </w:r>
      </w:ins>
    </w:p>
    <w:p w:rsidR="00554824" w:rsidRPr="00554824" w:rsidRDefault="00554824" w:rsidP="00554824">
      <w:pPr>
        <w:widowControl/>
        <w:numPr>
          <w:ilvl w:val="0"/>
          <w:numId w:val="23"/>
        </w:numPr>
        <w:spacing w:line="315" w:lineRule="atLeast"/>
        <w:ind w:left="1080"/>
        <w:jc w:val="left"/>
        <w:rPr>
          <w:ins w:id="95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5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const char *name;  </w:t>
        </w:r>
      </w:ins>
    </w:p>
    <w:p w:rsidR="00554824" w:rsidRPr="00554824" w:rsidRDefault="00554824" w:rsidP="00554824">
      <w:pPr>
        <w:widowControl/>
        <w:numPr>
          <w:ilvl w:val="0"/>
          <w:numId w:val="23"/>
        </w:numPr>
        <w:spacing w:line="315" w:lineRule="atLeast"/>
        <w:ind w:left="1080"/>
        <w:jc w:val="left"/>
        <w:rPr>
          <w:ins w:id="95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5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const char *type;  </w:t>
        </w:r>
      </w:ins>
    </w:p>
    <w:p w:rsidR="00554824" w:rsidRPr="00554824" w:rsidRDefault="00554824" w:rsidP="00554824">
      <w:pPr>
        <w:widowControl/>
        <w:numPr>
          <w:ilvl w:val="0"/>
          <w:numId w:val="23"/>
        </w:numPr>
        <w:spacing w:line="315" w:lineRule="atLeast"/>
        <w:ind w:left="1080"/>
        <w:jc w:val="left"/>
        <w:rPr>
          <w:ins w:id="95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5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uid_t uid;  </w:t>
        </w:r>
      </w:ins>
    </w:p>
    <w:p w:rsidR="00554824" w:rsidRPr="00554824" w:rsidRDefault="00554824" w:rsidP="00554824">
      <w:pPr>
        <w:widowControl/>
        <w:numPr>
          <w:ilvl w:val="0"/>
          <w:numId w:val="23"/>
        </w:numPr>
        <w:spacing w:line="315" w:lineRule="atLeast"/>
        <w:ind w:left="1080"/>
        <w:jc w:val="left"/>
        <w:rPr>
          <w:ins w:id="95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5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gid_t gid;  </w:t>
        </w:r>
      </w:ins>
    </w:p>
    <w:p w:rsidR="00554824" w:rsidRPr="00554824" w:rsidRDefault="00554824" w:rsidP="00554824">
      <w:pPr>
        <w:widowControl/>
        <w:numPr>
          <w:ilvl w:val="0"/>
          <w:numId w:val="23"/>
        </w:numPr>
        <w:spacing w:line="315" w:lineRule="atLeast"/>
        <w:ind w:left="1080"/>
        <w:jc w:val="left"/>
        <w:rPr>
          <w:ins w:id="95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5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int perm;  </w:t>
        </w:r>
      </w:ins>
    </w:p>
    <w:p w:rsidR="00554824" w:rsidRPr="00554824" w:rsidRDefault="00554824" w:rsidP="00554824">
      <w:pPr>
        <w:widowControl/>
        <w:numPr>
          <w:ilvl w:val="0"/>
          <w:numId w:val="23"/>
        </w:numPr>
        <w:spacing w:line="315" w:lineRule="atLeast"/>
        <w:ind w:left="1080"/>
        <w:jc w:val="left"/>
        <w:rPr>
          <w:ins w:id="96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6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};  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96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6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某些Service在运行时需要设置环境变量，这些环境变量被保存在Service的成员变量envvars链表中,svcenvinfo 数据结构定义如下：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96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65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24"/>
        </w:numPr>
        <w:spacing w:line="315" w:lineRule="atLeast"/>
        <w:ind w:left="1080"/>
        <w:jc w:val="left"/>
        <w:rPr>
          <w:ins w:id="96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6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struct svcenvinfo {  </w:t>
        </w:r>
      </w:ins>
    </w:p>
    <w:p w:rsidR="00554824" w:rsidRPr="00554824" w:rsidRDefault="00554824" w:rsidP="00554824">
      <w:pPr>
        <w:widowControl/>
        <w:numPr>
          <w:ilvl w:val="0"/>
          <w:numId w:val="24"/>
        </w:numPr>
        <w:spacing w:line="315" w:lineRule="atLeast"/>
        <w:ind w:left="1080"/>
        <w:jc w:val="left"/>
        <w:rPr>
          <w:ins w:id="96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6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struct svcenvinfo *next;  </w:t>
        </w:r>
      </w:ins>
    </w:p>
    <w:p w:rsidR="00554824" w:rsidRPr="00554824" w:rsidRDefault="00554824" w:rsidP="00554824">
      <w:pPr>
        <w:widowControl/>
        <w:numPr>
          <w:ilvl w:val="0"/>
          <w:numId w:val="24"/>
        </w:numPr>
        <w:spacing w:line="315" w:lineRule="atLeast"/>
        <w:ind w:left="1080"/>
        <w:jc w:val="left"/>
        <w:rPr>
          <w:ins w:id="97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7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const char *name;  </w:t>
        </w:r>
      </w:ins>
    </w:p>
    <w:p w:rsidR="00554824" w:rsidRPr="00554824" w:rsidRDefault="00554824" w:rsidP="00554824">
      <w:pPr>
        <w:widowControl/>
        <w:numPr>
          <w:ilvl w:val="0"/>
          <w:numId w:val="24"/>
        </w:numPr>
        <w:spacing w:line="315" w:lineRule="atLeast"/>
        <w:ind w:left="1080"/>
        <w:jc w:val="left"/>
        <w:rPr>
          <w:ins w:id="97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7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const char *value;  </w:t>
        </w:r>
      </w:ins>
    </w:p>
    <w:p w:rsidR="00554824" w:rsidRPr="00554824" w:rsidRDefault="00554824" w:rsidP="00554824">
      <w:pPr>
        <w:widowControl/>
        <w:numPr>
          <w:ilvl w:val="0"/>
          <w:numId w:val="24"/>
        </w:numPr>
        <w:spacing w:line="315" w:lineRule="atLeast"/>
        <w:ind w:left="1080"/>
        <w:jc w:val="left"/>
        <w:rPr>
          <w:ins w:id="97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7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};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97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7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在每个Action或Service下可能需要执行多个Command，关于command数据结构定义如下：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97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79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25"/>
        </w:numPr>
        <w:spacing w:line="315" w:lineRule="atLeast"/>
        <w:ind w:left="1080"/>
        <w:jc w:val="left"/>
        <w:rPr>
          <w:ins w:id="98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8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struct command  </w:t>
        </w:r>
      </w:ins>
    </w:p>
    <w:p w:rsidR="00554824" w:rsidRPr="00554824" w:rsidRDefault="00554824" w:rsidP="00554824">
      <w:pPr>
        <w:widowControl/>
        <w:numPr>
          <w:ilvl w:val="0"/>
          <w:numId w:val="25"/>
        </w:numPr>
        <w:spacing w:line="315" w:lineRule="atLeast"/>
        <w:ind w:left="1080"/>
        <w:jc w:val="left"/>
        <w:rPr>
          <w:ins w:id="98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8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25"/>
        </w:numPr>
        <w:spacing w:line="315" w:lineRule="atLeast"/>
        <w:ind w:left="1080"/>
        <w:jc w:val="left"/>
        <w:rPr>
          <w:ins w:id="98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8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</w:t>
        </w:r>
      </w:ins>
    </w:p>
    <w:p w:rsidR="00554824" w:rsidRPr="00554824" w:rsidRDefault="00554824" w:rsidP="00554824">
      <w:pPr>
        <w:widowControl/>
        <w:numPr>
          <w:ilvl w:val="0"/>
          <w:numId w:val="25"/>
        </w:numPr>
        <w:spacing w:line="315" w:lineRule="atLeast"/>
        <w:ind w:left="1080"/>
        <w:jc w:val="left"/>
        <w:rPr>
          <w:ins w:id="98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8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struct listnode clist;  </w:t>
        </w:r>
      </w:ins>
    </w:p>
    <w:p w:rsidR="00554824" w:rsidRPr="00554824" w:rsidRDefault="00554824" w:rsidP="00554824">
      <w:pPr>
        <w:widowControl/>
        <w:numPr>
          <w:ilvl w:val="0"/>
          <w:numId w:val="25"/>
        </w:numPr>
        <w:spacing w:line="315" w:lineRule="atLeast"/>
        <w:ind w:left="1080"/>
        <w:jc w:val="left"/>
        <w:rPr>
          <w:ins w:id="98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8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</w:t>
        </w:r>
      </w:ins>
    </w:p>
    <w:p w:rsidR="00554824" w:rsidRPr="00554824" w:rsidRDefault="00554824" w:rsidP="00554824">
      <w:pPr>
        <w:widowControl/>
        <w:numPr>
          <w:ilvl w:val="0"/>
          <w:numId w:val="25"/>
        </w:numPr>
        <w:spacing w:line="315" w:lineRule="atLeast"/>
        <w:ind w:left="1080"/>
        <w:jc w:val="left"/>
        <w:rPr>
          <w:ins w:id="99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9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int (*func)(int nargs, char **args);  </w:t>
        </w:r>
      </w:ins>
    </w:p>
    <w:p w:rsidR="00554824" w:rsidRPr="00554824" w:rsidRDefault="00554824" w:rsidP="00554824">
      <w:pPr>
        <w:widowControl/>
        <w:numPr>
          <w:ilvl w:val="0"/>
          <w:numId w:val="25"/>
        </w:numPr>
        <w:spacing w:line="315" w:lineRule="atLeast"/>
        <w:ind w:left="1080"/>
        <w:jc w:val="left"/>
        <w:rPr>
          <w:ins w:id="99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9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int nargs;  </w:t>
        </w:r>
      </w:ins>
    </w:p>
    <w:p w:rsidR="00554824" w:rsidRPr="00554824" w:rsidRDefault="00554824" w:rsidP="00554824">
      <w:pPr>
        <w:widowControl/>
        <w:numPr>
          <w:ilvl w:val="0"/>
          <w:numId w:val="25"/>
        </w:numPr>
        <w:spacing w:line="315" w:lineRule="atLeast"/>
        <w:ind w:left="1080"/>
        <w:jc w:val="left"/>
        <w:rPr>
          <w:ins w:id="99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9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char *args[1];  </w:t>
        </w:r>
      </w:ins>
    </w:p>
    <w:p w:rsidR="00554824" w:rsidRPr="00554824" w:rsidRDefault="00554824" w:rsidP="00554824">
      <w:pPr>
        <w:widowControl/>
        <w:numPr>
          <w:ilvl w:val="0"/>
          <w:numId w:val="25"/>
        </w:numPr>
        <w:spacing w:line="315" w:lineRule="atLeast"/>
        <w:ind w:left="1080"/>
        <w:jc w:val="left"/>
        <w:rPr>
          <w:ins w:id="99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9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};  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99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99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在Init进程中分别使用了3个链表来存储init.rc文件中的Action和Service：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00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01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26"/>
        </w:numPr>
        <w:spacing w:line="315" w:lineRule="atLeast"/>
        <w:ind w:left="1080"/>
        <w:jc w:val="left"/>
        <w:rPr>
          <w:ins w:id="100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0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static list_declare(service_list);  </w:t>
        </w:r>
      </w:ins>
    </w:p>
    <w:p w:rsidR="00554824" w:rsidRPr="00554824" w:rsidRDefault="00554824" w:rsidP="00554824">
      <w:pPr>
        <w:widowControl/>
        <w:numPr>
          <w:ilvl w:val="0"/>
          <w:numId w:val="26"/>
        </w:numPr>
        <w:spacing w:line="315" w:lineRule="atLeast"/>
        <w:ind w:left="1080"/>
        <w:jc w:val="left"/>
        <w:rPr>
          <w:ins w:id="100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0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static list_declare(action_list);  </w:t>
        </w:r>
      </w:ins>
    </w:p>
    <w:p w:rsidR="00554824" w:rsidRPr="00554824" w:rsidRDefault="00554824" w:rsidP="00554824">
      <w:pPr>
        <w:widowControl/>
        <w:numPr>
          <w:ilvl w:val="0"/>
          <w:numId w:val="26"/>
        </w:numPr>
        <w:spacing w:line="315" w:lineRule="atLeast"/>
        <w:ind w:left="1080"/>
        <w:jc w:val="left"/>
        <w:rPr>
          <w:ins w:id="100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0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static list_declare(action_queue);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00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0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service_list链表用于保存init.rc文件中的Service配置信息，service_list链表的存储如下图所示：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01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323E32"/>
          <w:kern w:val="0"/>
          <w:szCs w:val="21"/>
        </w:rPr>
        <w:lastRenderedPageBreak/>
        <w:drawing>
          <wp:inline distT="0" distB="0" distL="0" distR="0">
            <wp:extent cx="5829300" cy="7400925"/>
            <wp:effectExtent l="19050" t="0" r="0" b="0"/>
            <wp:docPr id="36" name="图片 36" descr="http://img.blog.csdn.net/20130606104328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img.blog.csdn.net/2013060610432834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740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01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1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service_list 链表保存init.rc文件中的所有service，每个service下的所有socket信息保存在该service的成员变量sockets链表 中，当该service重启时，需要重</w:t>
        </w:r>
        <w:proofErr w:type="gramStart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启某些</w:t>
        </w:r>
        <w:proofErr w:type="gramEnd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服务，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对于重</w:t>
        </w:r>
        <w:proofErr w:type="gramStart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启某些</w:t>
        </w:r>
        <w:proofErr w:type="gramEnd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服务的命令以Action的形式保存在Service的成员变量onrestart链表 中，而真正执行的命令却存放在该Action下的commands链表里。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01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1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action_list用于保存init.rc文件中的所有以on开头的section，action_list链表的存储如下图所示：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01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323E32"/>
          <w:kern w:val="0"/>
          <w:szCs w:val="21"/>
        </w:rPr>
        <w:drawing>
          <wp:inline distT="0" distB="0" distL="0" distR="0">
            <wp:extent cx="6953250" cy="3552825"/>
            <wp:effectExtent l="19050" t="0" r="0" b="0"/>
            <wp:docPr id="37" name="图片 37" descr="http://img.blog.csdn.net/20130606105217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g.blog.csdn.net/2013060610521707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01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1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从上图可以看出action_queue和action_list都是用来保存所有的Action，它们之间的区别是action_list用于保 存从init.rc中解析出来的所有Action,而action_queue却是用于保存待执行的Action，action_queue是一个待执行 队列。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01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1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在system\core\init\keywords.h文件中定义了解析关键字，其内容如下：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02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21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02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2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宏KEYWORD并未定义，因此将定义宏__MAKE_KEYWORD_ENUM__ 及KEYWORD，KEYWORD宏定义如下：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02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25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27"/>
        </w:numPr>
        <w:spacing w:line="315" w:lineRule="atLeast"/>
        <w:ind w:left="1080"/>
        <w:jc w:val="left"/>
        <w:rPr>
          <w:ins w:id="102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2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#define KEYWORD(symbol, flags, nargs, func) K_##symbol,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02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2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同时定义了枚举：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03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31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03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3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该枚举的定义主要是为每个命令指定对应的序号。在keywords.h文件最后取消了宏__MAKE_KEYWORD_ENUM__ 及KEYWORD的定义，在system\core\init\init_parser.c文件中又重定义了KEYWORD宏：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03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35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28"/>
        </w:numPr>
        <w:spacing w:line="315" w:lineRule="atLeast"/>
        <w:ind w:left="1080"/>
        <w:jc w:val="left"/>
        <w:rPr>
          <w:ins w:id="103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3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#define KEYWORD(symbol, flags, nargs, func) \  </w:t>
        </w:r>
      </w:ins>
    </w:p>
    <w:p w:rsidR="00554824" w:rsidRPr="00554824" w:rsidRDefault="00554824" w:rsidP="00554824">
      <w:pPr>
        <w:widowControl/>
        <w:numPr>
          <w:ilvl w:val="0"/>
          <w:numId w:val="28"/>
        </w:numPr>
        <w:spacing w:line="315" w:lineRule="atLeast"/>
        <w:ind w:left="1080"/>
        <w:jc w:val="left"/>
        <w:rPr>
          <w:ins w:id="103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3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[ K_##symbol ] = { #symbol, func, nargs + 1, flags, },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04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4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该宏的定义是为了给接下来定义的keyword_info这个关键字信息数组的赋值，keyword_info定义如下：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04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43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29"/>
        </w:numPr>
        <w:spacing w:line="315" w:lineRule="atLeast"/>
        <w:ind w:left="1080"/>
        <w:jc w:val="left"/>
        <w:rPr>
          <w:ins w:id="104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4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struct {  </w:t>
        </w:r>
      </w:ins>
    </w:p>
    <w:p w:rsidR="00554824" w:rsidRPr="00554824" w:rsidRDefault="00554824" w:rsidP="00554824">
      <w:pPr>
        <w:widowControl/>
        <w:numPr>
          <w:ilvl w:val="0"/>
          <w:numId w:val="29"/>
        </w:numPr>
        <w:spacing w:line="315" w:lineRule="atLeast"/>
        <w:ind w:left="1080"/>
        <w:jc w:val="left"/>
        <w:rPr>
          <w:ins w:id="104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4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const char *name;  </w:t>
        </w:r>
      </w:ins>
    </w:p>
    <w:p w:rsidR="00554824" w:rsidRPr="00554824" w:rsidRDefault="00554824" w:rsidP="00554824">
      <w:pPr>
        <w:widowControl/>
        <w:numPr>
          <w:ilvl w:val="0"/>
          <w:numId w:val="29"/>
        </w:numPr>
        <w:spacing w:line="315" w:lineRule="atLeast"/>
        <w:ind w:left="1080"/>
        <w:jc w:val="left"/>
        <w:rPr>
          <w:ins w:id="104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4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int (*func)(int nargs, char **args);  </w:t>
        </w:r>
      </w:ins>
    </w:p>
    <w:p w:rsidR="00554824" w:rsidRPr="00554824" w:rsidRDefault="00554824" w:rsidP="00554824">
      <w:pPr>
        <w:widowControl/>
        <w:numPr>
          <w:ilvl w:val="0"/>
          <w:numId w:val="29"/>
        </w:numPr>
        <w:spacing w:line="315" w:lineRule="atLeast"/>
        <w:ind w:left="1080"/>
        <w:jc w:val="left"/>
        <w:rPr>
          <w:ins w:id="105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5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unsigned char nargs;  </w:t>
        </w:r>
      </w:ins>
    </w:p>
    <w:p w:rsidR="00554824" w:rsidRPr="00554824" w:rsidRDefault="00554824" w:rsidP="00554824">
      <w:pPr>
        <w:widowControl/>
        <w:numPr>
          <w:ilvl w:val="0"/>
          <w:numId w:val="29"/>
        </w:numPr>
        <w:spacing w:line="315" w:lineRule="atLeast"/>
        <w:ind w:left="1080"/>
        <w:jc w:val="left"/>
        <w:rPr>
          <w:ins w:id="105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5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unsigned char flags;  </w:t>
        </w:r>
      </w:ins>
    </w:p>
    <w:p w:rsidR="00554824" w:rsidRPr="00554824" w:rsidRDefault="00554824" w:rsidP="00554824">
      <w:pPr>
        <w:widowControl/>
        <w:numPr>
          <w:ilvl w:val="0"/>
          <w:numId w:val="29"/>
        </w:numPr>
        <w:spacing w:line="315" w:lineRule="atLeast"/>
        <w:ind w:left="1080"/>
        <w:jc w:val="left"/>
        <w:rPr>
          <w:ins w:id="105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5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keyword_info[KEYWORD_COUNT] = {  </w:t>
        </w:r>
      </w:ins>
    </w:p>
    <w:p w:rsidR="00554824" w:rsidRPr="00554824" w:rsidRDefault="00554824" w:rsidP="00554824">
      <w:pPr>
        <w:widowControl/>
        <w:numPr>
          <w:ilvl w:val="0"/>
          <w:numId w:val="29"/>
        </w:numPr>
        <w:spacing w:line="315" w:lineRule="atLeast"/>
        <w:ind w:left="1080"/>
        <w:jc w:val="left"/>
        <w:rPr>
          <w:ins w:id="105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5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[ K_UNKNOWN ] = { "unknown", 0, 0, 0 },  </w:t>
        </w:r>
      </w:ins>
    </w:p>
    <w:p w:rsidR="00554824" w:rsidRPr="00554824" w:rsidRDefault="00554824" w:rsidP="00554824">
      <w:pPr>
        <w:widowControl/>
        <w:numPr>
          <w:ilvl w:val="0"/>
          <w:numId w:val="29"/>
        </w:numPr>
        <w:spacing w:line="315" w:lineRule="atLeast"/>
        <w:ind w:left="1080"/>
        <w:jc w:val="left"/>
        <w:rPr>
          <w:ins w:id="105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5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#include "keywords.h"  </w:t>
        </w:r>
      </w:ins>
    </w:p>
    <w:p w:rsidR="00554824" w:rsidRPr="00554824" w:rsidRDefault="00554824" w:rsidP="00554824">
      <w:pPr>
        <w:widowControl/>
        <w:numPr>
          <w:ilvl w:val="0"/>
          <w:numId w:val="29"/>
        </w:numPr>
        <w:spacing w:line="315" w:lineRule="atLeast"/>
        <w:ind w:left="1080"/>
        <w:jc w:val="left"/>
        <w:rPr>
          <w:ins w:id="106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6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};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06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6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keyword_info数组元素是keywords.h文件中的内容，因为此时KEYWORD</w:t>
        </w:r>
        <w:proofErr w:type="gramStart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宏已经</w:t>
        </w:r>
        <w:proofErr w:type="gramEnd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被定义了同时__MAKE_KEYWORD_ENUM__被取消定义，因此keywords.h文件内容此时变为：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06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65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30"/>
        </w:numPr>
        <w:spacing w:line="315" w:lineRule="atLeast"/>
        <w:ind w:left="1080"/>
        <w:jc w:val="left"/>
        <w:rPr>
          <w:ins w:id="106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6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KEYWORD(capability,  OPTION,  0, 0)  </w:t>
        </w:r>
      </w:ins>
    </w:p>
    <w:p w:rsidR="00554824" w:rsidRPr="00554824" w:rsidRDefault="00554824" w:rsidP="00554824">
      <w:pPr>
        <w:widowControl/>
        <w:numPr>
          <w:ilvl w:val="0"/>
          <w:numId w:val="30"/>
        </w:numPr>
        <w:spacing w:line="315" w:lineRule="atLeast"/>
        <w:ind w:left="1080"/>
        <w:jc w:val="left"/>
        <w:rPr>
          <w:ins w:id="106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6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KEYWORD(chdir,       COMMAND, 1, do_chdir)  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07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7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使用上述KEYWORD</w:t>
        </w:r>
        <w:proofErr w:type="gramStart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宏展开</w:t>
        </w:r>
        <w:proofErr w:type="gramEnd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得到keyword_info数组内容如下：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07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73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31"/>
        </w:numPr>
        <w:spacing w:line="315" w:lineRule="atLeast"/>
        <w:ind w:left="1080"/>
        <w:jc w:val="left"/>
        <w:rPr>
          <w:ins w:id="107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7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[ K_capability      ] = { capability,   0,              1,  OPTION, },  </w:t>
        </w:r>
      </w:ins>
    </w:p>
    <w:p w:rsidR="00554824" w:rsidRPr="00554824" w:rsidRDefault="00554824" w:rsidP="00554824">
      <w:pPr>
        <w:widowControl/>
        <w:numPr>
          <w:ilvl w:val="0"/>
          <w:numId w:val="31"/>
        </w:numPr>
        <w:spacing w:line="315" w:lineRule="atLeast"/>
        <w:ind w:left="1080"/>
        <w:jc w:val="left"/>
        <w:rPr>
          <w:ins w:id="107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7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[ K_class           ] = { class,        0,              1,  OPTION, },  </w:t>
        </w:r>
      </w:ins>
    </w:p>
    <w:p w:rsidR="00554824" w:rsidRPr="00554824" w:rsidRDefault="00554824" w:rsidP="00554824">
      <w:pPr>
        <w:widowControl/>
        <w:numPr>
          <w:ilvl w:val="0"/>
          <w:numId w:val="31"/>
        </w:numPr>
        <w:spacing w:line="315" w:lineRule="atLeast"/>
        <w:ind w:left="1080"/>
        <w:jc w:val="left"/>
        <w:rPr>
          <w:ins w:id="107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7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[ K_console         ] = { console,      0,              1,  OPTION, },  </w:t>
        </w:r>
      </w:ins>
    </w:p>
    <w:p w:rsidR="00554824" w:rsidRPr="00554824" w:rsidRDefault="00554824" w:rsidP="00554824">
      <w:pPr>
        <w:widowControl/>
        <w:numPr>
          <w:ilvl w:val="0"/>
          <w:numId w:val="31"/>
        </w:numPr>
        <w:spacing w:line="315" w:lineRule="atLeast"/>
        <w:ind w:left="1080"/>
        <w:jc w:val="left"/>
        <w:rPr>
          <w:ins w:id="108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8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[ K_critical        ] = { critical,     0,              1,  OPTION, },  </w:t>
        </w:r>
      </w:ins>
    </w:p>
    <w:p w:rsidR="00554824" w:rsidRPr="00554824" w:rsidRDefault="00554824" w:rsidP="00554824">
      <w:pPr>
        <w:widowControl/>
        <w:numPr>
          <w:ilvl w:val="0"/>
          <w:numId w:val="31"/>
        </w:numPr>
        <w:spacing w:line="315" w:lineRule="atLeast"/>
        <w:ind w:left="1080"/>
        <w:jc w:val="left"/>
        <w:rPr>
          <w:ins w:id="108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8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[ K_group           ] = { group,        0,              1,  OPTION, },  </w:t>
        </w:r>
      </w:ins>
    </w:p>
    <w:p w:rsidR="00554824" w:rsidRPr="00554824" w:rsidRDefault="00554824" w:rsidP="00554824">
      <w:pPr>
        <w:widowControl/>
        <w:numPr>
          <w:ilvl w:val="0"/>
          <w:numId w:val="31"/>
        </w:numPr>
        <w:spacing w:line="315" w:lineRule="atLeast"/>
        <w:ind w:left="1080"/>
        <w:jc w:val="left"/>
        <w:rPr>
          <w:ins w:id="108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8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[ K_disabled        ] = { disabled,     0,              1,  OPTION, },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08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8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了解了这些内容之后，我们开始分析init.rc文件的真正解析过程：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08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89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09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9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3. Action解析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09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93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32"/>
        </w:numPr>
        <w:spacing w:line="315" w:lineRule="atLeast"/>
        <w:ind w:left="1080"/>
        <w:jc w:val="left"/>
        <w:rPr>
          <w:ins w:id="109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9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static void *parse_action(struct parse_state *state, int nargs, char **args)  </w:t>
        </w:r>
      </w:ins>
    </w:p>
    <w:p w:rsidR="00554824" w:rsidRPr="00554824" w:rsidRDefault="00554824" w:rsidP="00554824">
      <w:pPr>
        <w:widowControl/>
        <w:numPr>
          <w:ilvl w:val="0"/>
          <w:numId w:val="32"/>
        </w:numPr>
        <w:spacing w:line="315" w:lineRule="atLeast"/>
        <w:ind w:left="1080"/>
        <w:jc w:val="left"/>
        <w:rPr>
          <w:ins w:id="109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9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32"/>
        </w:numPr>
        <w:spacing w:line="315" w:lineRule="atLeast"/>
        <w:ind w:left="1080"/>
        <w:jc w:val="left"/>
        <w:rPr>
          <w:ins w:id="109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09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struct action *act;  </w:t>
        </w:r>
      </w:ins>
    </w:p>
    <w:p w:rsidR="00554824" w:rsidRPr="00554824" w:rsidRDefault="00554824" w:rsidP="00554824">
      <w:pPr>
        <w:widowControl/>
        <w:numPr>
          <w:ilvl w:val="0"/>
          <w:numId w:val="32"/>
        </w:numPr>
        <w:spacing w:line="315" w:lineRule="atLeast"/>
        <w:ind w:left="1080"/>
        <w:jc w:val="left"/>
        <w:rPr>
          <w:ins w:id="110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0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(nargs &lt; 2) {  </w:t>
        </w:r>
      </w:ins>
    </w:p>
    <w:p w:rsidR="00554824" w:rsidRPr="00554824" w:rsidRDefault="00554824" w:rsidP="00554824">
      <w:pPr>
        <w:widowControl/>
        <w:numPr>
          <w:ilvl w:val="0"/>
          <w:numId w:val="32"/>
        </w:numPr>
        <w:spacing w:line="315" w:lineRule="atLeast"/>
        <w:ind w:left="1080"/>
        <w:jc w:val="left"/>
        <w:rPr>
          <w:ins w:id="110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0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        parse_error(state, "actions must have a trigger\n");  </w:t>
        </w:r>
      </w:ins>
    </w:p>
    <w:p w:rsidR="00554824" w:rsidRPr="00554824" w:rsidRDefault="00554824" w:rsidP="00554824">
      <w:pPr>
        <w:widowControl/>
        <w:numPr>
          <w:ilvl w:val="0"/>
          <w:numId w:val="32"/>
        </w:numPr>
        <w:spacing w:line="315" w:lineRule="atLeast"/>
        <w:ind w:left="1080"/>
        <w:jc w:val="left"/>
        <w:rPr>
          <w:ins w:id="110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0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return 0;  </w:t>
        </w:r>
      </w:ins>
    </w:p>
    <w:p w:rsidR="00554824" w:rsidRPr="00554824" w:rsidRDefault="00554824" w:rsidP="00554824">
      <w:pPr>
        <w:widowControl/>
        <w:numPr>
          <w:ilvl w:val="0"/>
          <w:numId w:val="32"/>
        </w:numPr>
        <w:spacing w:line="315" w:lineRule="atLeast"/>
        <w:ind w:left="1080"/>
        <w:jc w:val="left"/>
        <w:rPr>
          <w:ins w:id="110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0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32"/>
        </w:numPr>
        <w:spacing w:line="315" w:lineRule="atLeast"/>
        <w:ind w:left="1080"/>
        <w:jc w:val="left"/>
        <w:rPr>
          <w:ins w:id="110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0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(nargs &gt; 2) {  </w:t>
        </w:r>
      </w:ins>
    </w:p>
    <w:p w:rsidR="00554824" w:rsidRPr="00554824" w:rsidRDefault="00554824" w:rsidP="00554824">
      <w:pPr>
        <w:widowControl/>
        <w:numPr>
          <w:ilvl w:val="0"/>
          <w:numId w:val="32"/>
        </w:numPr>
        <w:spacing w:line="315" w:lineRule="atLeast"/>
        <w:ind w:left="1080"/>
        <w:jc w:val="left"/>
        <w:rPr>
          <w:ins w:id="111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1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parse_error(state, "actions may not have extra parameters\n");  </w:t>
        </w:r>
      </w:ins>
    </w:p>
    <w:p w:rsidR="00554824" w:rsidRPr="00554824" w:rsidRDefault="00554824" w:rsidP="00554824">
      <w:pPr>
        <w:widowControl/>
        <w:numPr>
          <w:ilvl w:val="0"/>
          <w:numId w:val="32"/>
        </w:numPr>
        <w:spacing w:line="315" w:lineRule="atLeast"/>
        <w:ind w:left="1080"/>
        <w:jc w:val="left"/>
        <w:rPr>
          <w:ins w:id="111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1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return 0;  </w:t>
        </w:r>
      </w:ins>
    </w:p>
    <w:p w:rsidR="00554824" w:rsidRPr="00554824" w:rsidRDefault="00554824" w:rsidP="00554824">
      <w:pPr>
        <w:widowControl/>
        <w:numPr>
          <w:ilvl w:val="0"/>
          <w:numId w:val="32"/>
        </w:numPr>
        <w:spacing w:line="315" w:lineRule="atLeast"/>
        <w:ind w:left="1080"/>
        <w:jc w:val="left"/>
        <w:rPr>
          <w:ins w:id="111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1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32"/>
        </w:numPr>
        <w:spacing w:line="315" w:lineRule="atLeast"/>
        <w:ind w:left="1080"/>
        <w:jc w:val="left"/>
        <w:rPr>
          <w:ins w:id="111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1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//创建一个action  </w:t>
        </w:r>
      </w:ins>
    </w:p>
    <w:p w:rsidR="00554824" w:rsidRPr="00554824" w:rsidRDefault="00554824" w:rsidP="00554824">
      <w:pPr>
        <w:widowControl/>
        <w:numPr>
          <w:ilvl w:val="0"/>
          <w:numId w:val="32"/>
        </w:numPr>
        <w:spacing w:line="315" w:lineRule="atLeast"/>
        <w:ind w:left="1080"/>
        <w:jc w:val="left"/>
        <w:rPr>
          <w:ins w:id="111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1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act = calloc(1, sizeof(*act));  </w:t>
        </w:r>
      </w:ins>
    </w:p>
    <w:p w:rsidR="00554824" w:rsidRPr="00554824" w:rsidRDefault="00554824" w:rsidP="00554824">
      <w:pPr>
        <w:widowControl/>
        <w:numPr>
          <w:ilvl w:val="0"/>
          <w:numId w:val="32"/>
        </w:numPr>
        <w:spacing w:line="315" w:lineRule="atLeast"/>
        <w:ind w:left="1080"/>
        <w:jc w:val="left"/>
        <w:rPr>
          <w:ins w:id="112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2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act-&gt;name = args[1];  </w:t>
        </w:r>
      </w:ins>
    </w:p>
    <w:p w:rsidR="00554824" w:rsidRPr="00554824" w:rsidRDefault="00554824" w:rsidP="00554824">
      <w:pPr>
        <w:widowControl/>
        <w:numPr>
          <w:ilvl w:val="0"/>
          <w:numId w:val="32"/>
        </w:numPr>
        <w:spacing w:line="315" w:lineRule="atLeast"/>
        <w:ind w:left="1080"/>
        <w:jc w:val="left"/>
        <w:rPr>
          <w:ins w:id="112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2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list_init(&amp;act-&gt;commands);  </w:t>
        </w:r>
      </w:ins>
    </w:p>
    <w:p w:rsidR="00554824" w:rsidRPr="00554824" w:rsidRDefault="00554824" w:rsidP="00554824">
      <w:pPr>
        <w:widowControl/>
        <w:numPr>
          <w:ilvl w:val="0"/>
          <w:numId w:val="32"/>
        </w:numPr>
        <w:spacing w:line="315" w:lineRule="atLeast"/>
        <w:ind w:left="1080"/>
        <w:jc w:val="left"/>
        <w:rPr>
          <w:ins w:id="112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2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//添加到action_list链表中  </w:t>
        </w:r>
      </w:ins>
    </w:p>
    <w:p w:rsidR="00554824" w:rsidRPr="00554824" w:rsidRDefault="00554824" w:rsidP="00554824">
      <w:pPr>
        <w:widowControl/>
        <w:numPr>
          <w:ilvl w:val="0"/>
          <w:numId w:val="32"/>
        </w:numPr>
        <w:spacing w:line="315" w:lineRule="atLeast"/>
        <w:ind w:left="1080"/>
        <w:jc w:val="left"/>
        <w:rPr>
          <w:ins w:id="112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2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list_add_tail(&amp;action_list, &amp;act-&gt;alist);  </w:t>
        </w:r>
      </w:ins>
    </w:p>
    <w:p w:rsidR="00554824" w:rsidRPr="00554824" w:rsidRDefault="00554824" w:rsidP="00554824">
      <w:pPr>
        <w:widowControl/>
        <w:numPr>
          <w:ilvl w:val="0"/>
          <w:numId w:val="32"/>
        </w:numPr>
        <w:spacing w:line="315" w:lineRule="atLeast"/>
        <w:ind w:left="1080"/>
        <w:jc w:val="left"/>
        <w:rPr>
          <w:ins w:id="112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2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return act;  </w:t>
        </w:r>
      </w:ins>
    </w:p>
    <w:p w:rsidR="00554824" w:rsidRPr="00554824" w:rsidRDefault="00554824" w:rsidP="00554824">
      <w:pPr>
        <w:widowControl/>
        <w:numPr>
          <w:ilvl w:val="0"/>
          <w:numId w:val="32"/>
        </w:numPr>
        <w:spacing w:line="315" w:lineRule="atLeast"/>
        <w:ind w:left="1080"/>
        <w:jc w:val="left"/>
        <w:rPr>
          <w:ins w:id="113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3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13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3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解析到新的on section调用parse_action()时，申请了struct action *act，设置：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13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3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1) act-&gt;name为on section的名字（比如boot/fs/）；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13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3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2) 初始化list act-&gt;</w:t>
        </w:r>
        <w:r w:rsidRPr="00554824">
          <w:rPr>
            <w:rFonts w:ascii="微软雅黑" w:eastAsia="微软雅黑" w:hAnsi="微软雅黑" w:cs="宋体" w:hint="eastAsia"/>
            <w:i/>
            <w:iCs/>
            <w:color w:val="323E32"/>
            <w:kern w:val="0"/>
          </w:rPr>
          <w:t>commands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；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13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3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3) 把act-&gt;</w:t>
        </w:r>
        <w:r w:rsidRPr="00554824">
          <w:rPr>
            <w:rFonts w:ascii="微软雅黑" w:eastAsia="微软雅黑" w:hAnsi="微软雅黑" w:cs="宋体" w:hint="eastAsia"/>
            <w:i/>
            <w:iCs/>
            <w:color w:val="323E32"/>
            <w:kern w:val="0"/>
          </w:rPr>
          <w:t>alist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加入到</w:t>
        </w:r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</w:rPr>
          <w:t>action_list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的列尾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14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4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这样，action创建并加入到了</w:t>
        </w:r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</w:rPr>
          <w:t>action_list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中。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14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4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4.Action 命令解析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14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45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33"/>
        </w:numPr>
        <w:spacing w:line="315" w:lineRule="atLeast"/>
        <w:ind w:left="1080"/>
        <w:jc w:val="left"/>
        <w:rPr>
          <w:ins w:id="114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4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static void parse_line_action(struct parse_state* state, int nargs, char **args)  </w:t>
        </w:r>
      </w:ins>
    </w:p>
    <w:p w:rsidR="00554824" w:rsidRPr="00554824" w:rsidRDefault="00554824" w:rsidP="00554824">
      <w:pPr>
        <w:widowControl/>
        <w:numPr>
          <w:ilvl w:val="0"/>
          <w:numId w:val="33"/>
        </w:numPr>
        <w:spacing w:line="315" w:lineRule="atLeast"/>
        <w:ind w:left="1080"/>
        <w:jc w:val="left"/>
        <w:rPr>
          <w:ins w:id="114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4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33"/>
        </w:numPr>
        <w:spacing w:line="315" w:lineRule="atLeast"/>
        <w:ind w:left="1080"/>
        <w:jc w:val="left"/>
        <w:rPr>
          <w:ins w:id="115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5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struct command *cmd;  </w:t>
        </w:r>
      </w:ins>
    </w:p>
    <w:p w:rsidR="00554824" w:rsidRPr="00554824" w:rsidRDefault="00554824" w:rsidP="00554824">
      <w:pPr>
        <w:widowControl/>
        <w:numPr>
          <w:ilvl w:val="0"/>
          <w:numId w:val="33"/>
        </w:numPr>
        <w:spacing w:line="315" w:lineRule="atLeast"/>
        <w:ind w:left="1080"/>
        <w:jc w:val="left"/>
        <w:rPr>
          <w:ins w:id="115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5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//获取解析得到的action  </w:t>
        </w:r>
      </w:ins>
    </w:p>
    <w:p w:rsidR="00554824" w:rsidRPr="00554824" w:rsidRDefault="00554824" w:rsidP="00554824">
      <w:pPr>
        <w:widowControl/>
        <w:numPr>
          <w:ilvl w:val="0"/>
          <w:numId w:val="33"/>
        </w:numPr>
        <w:spacing w:line="315" w:lineRule="atLeast"/>
        <w:ind w:left="1080"/>
        <w:jc w:val="left"/>
        <w:rPr>
          <w:ins w:id="115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5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struct action *act = state-&gt;context;  </w:t>
        </w:r>
      </w:ins>
    </w:p>
    <w:p w:rsidR="00554824" w:rsidRPr="00554824" w:rsidRDefault="00554824" w:rsidP="00554824">
      <w:pPr>
        <w:widowControl/>
        <w:numPr>
          <w:ilvl w:val="0"/>
          <w:numId w:val="33"/>
        </w:numPr>
        <w:spacing w:line="315" w:lineRule="atLeast"/>
        <w:ind w:left="1080"/>
        <w:jc w:val="left"/>
        <w:rPr>
          <w:ins w:id="115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5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int (*func)(int nargs, char **args);  </w:t>
        </w:r>
      </w:ins>
    </w:p>
    <w:p w:rsidR="00554824" w:rsidRPr="00554824" w:rsidRDefault="00554824" w:rsidP="00554824">
      <w:pPr>
        <w:widowControl/>
        <w:numPr>
          <w:ilvl w:val="0"/>
          <w:numId w:val="33"/>
        </w:numPr>
        <w:spacing w:line="315" w:lineRule="atLeast"/>
        <w:ind w:left="1080"/>
        <w:jc w:val="left"/>
        <w:rPr>
          <w:ins w:id="115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5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int kw, n;  </w:t>
        </w:r>
      </w:ins>
    </w:p>
    <w:p w:rsidR="00554824" w:rsidRPr="00554824" w:rsidRDefault="00554824" w:rsidP="00554824">
      <w:pPr>
        <w:widowControl/>
        <w:numPr>
          <w:ilvl w:val="0"/>
          <w:numId w:val="33"/>
        </w:numPr>
        <w:spacing w:line="315" w:lineRule="atLeast"/>
        <w:ind w:left="1080"/>
        <w:jc w:val="left"/>
        <w:rPr>
          <w:ins w:id="116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6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(nargs == 0) {  </w:t>
        </w:r>
      </w:ins>
    </w:p>
    <w:p w:rsidR="00554824" w:rsidRPr="00554824" w:rsidRDefault="00554824" w:rsidP="00554824">
      <w:pPr>
        <w:widowControl/>
        <w:numPr>
          <w:ilvl w:val="0"/>
          <w:numId w:val="33"/>
        </w:numPr>
        <w:spacing w:line="315" w:lineRule="atLeast"/>
        <w:ind w:left="1080"/>
        <w:jc w:val="left"/>
        <w:rPr>
          <w:ins w:id="116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6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return;  </w:t>
        </w:r>
      </w:ins>
    </w:p>
    <w:p w:rsidR="00554824" w:rsidRPr="00554824" w:rsidRDefault="00554824" w:rsidP="00554824">
      <w:pPr>
        <w:widowControl/>
        <w:numPr>
          <w:ilvl w:val="0"/>
          <w:numId w:val="33"/>
        </w:numPr>
        <w:spacing w:line="315" w:lineRule="atLeast"/>
        <w:ind w:left="1080"/>
        <w:jc w:val="left"/>
        <w:rPr>
          <w:ins w:id="116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6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33"/>
        </w:numPr>
        <w:spacing w:line="315" w:lineRule="atLeast"/>
        <w:ind w:left="1080"/>
        <w:jc w:val="left"/>
        <w:rPr>
          <w:ins w:id="116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6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//查找关键字类型  </w:t>
        </w:r>
      </w:ins>
    </w:p>
    <w:p w:rsidR="00554824" w:rsidRPr="00554824" w:rsidRDefault="00554824" w:rsidP="00554824">
      <w:pPr>
        <w:widowControl/>
        <w:numPr>
          <w:ilvl w:val="0"/>
          <w:numId w:val="33"/>
        </w:numPr>
        <w:spacing w:line="315" w:lineRule="atLeast"/>
        <w:ind w:left="1080"/>
        <w:jc w:val="left"/>
        <w:rPr>
          <w:ins w:id="116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6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kw = lookup_keyword(args[0]);  </w:t>
        </w:r>
      </w:ins>
    </w:p>
    <w:p w:rsidR="00554824" w:rsidRPr="00554824" w:rsidRDefault="00554824" w:rsidP="00554824">
      <w:pPr>
        <w:widowControl/>
        <w:numPr>
          <w:ilvl w:val="0"/>
          <w:numId w:val="33"/>
        </w:numPr>
        <w:spacing w:line="315" w:lineRule="atLeast"/>
        <w:ind w:left="1080"/>
        <w:jc w:val="left"/>
        <w:rPr>
          <w:ins w:id="117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7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//如果不是COMMAND类型，跳出不处理  </w:t>
        </w:r>
      </w:ins>
    </w:p>
    <w:p w:rsidR="00554824" w:rsidRPr="00554824" w:rsidRDefault="00554824" w:rsidP="00554824">
      <w:pPr>
        <w:widowControl/>
        <w:numPr>
          <w:ilvl w:val="0"/>
          <w:numId w:val="33"/>
        </w:numPr>
        <w:spacing w:line="315" w:lineRule="atLeast"/>
        <w:ind w:left="1080"/>
        <w:jc w:val="left"/>
        <w:rPr>
          <w:ins w:id="117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7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(!kw_is(kw, COMMAND)) {  </w:t>
        </w:r>
      </w:ins>
    </w:p>
    <w:p w:rsidR="00554824" w:rsidRPr="00554824" w:rsidRDefault="00554824" w:rsidP="00554824">
      <w:pPr>
        <w:widowControl/>
        <w:numPr>
          <w:ilvl w:val="0"/>
          <w:numId w:val="33"/>
        </w:numPr>
        <w:spacing w:line="315" w:lineRule="atLeast"/>
        <w:ind w:left="1080"/>
        <w:jc w:val="left"/>
        <w:rPr>
          <w:ins w:id="117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7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parse_error(state, "invalid command '%s'\n", args[0]);  </w:t>
        </w:r>
      </w:ins>
    </w:p>
    <w:p w:rsidR="00554824" w:rsidRPr="00554824" w:rsidRDefault="00554824" w:rsidP="00554824">
      <w:pPr>
        <w:widowControl/>
        <w:numPr>
          <w:ilvl w:val="0"/>
          <w:numId w:val="33"/>
        </w:numPr>
        <w:spacing w:line="315" w:lineRule="atLeast"/>
        <w:ind w:left="1080"/>
        <w:jc w:val="left"/>
        <w:rPr>
          <w:ins w:id="117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7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return;  </w:t>
        </w:r>
      </w:ins>
    </w:p>
    <w:p w:rsidR="00554824" w:rsidRPr="00554824" w:rsidRDefault="00554824" w:rsidP="00554824">
      <w:pPr>
        <w:widowControl/>
        <w:numPr>
          <w:ilvl w:val="0"/>
          <w:numId w:val="33"/>
        </w:numPr>
        <w:spacing w:line="315" w:lineRule="atLeast"/>
        <w:ind w:left="1080"/>
        <w:jc w:val="left"/>
        <w:rPr>
          <w:ins w:id="117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7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33"/>
        </w:numPr>
        <w:spacing w:line="315" w:lineRule="atLeast"/>
        <w:ind w:left="1080"/>
        <w:jc w:val="left"/>
        <w:rPr>
          <w:ins w:id="118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8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//得到命令参数个数，验证参数个数的合法性  </w:t>
        </w:r>
      </w:ins>
    </w:p>
    <w:p w:rsidR="00554824" w:rsidRPr="00554824" w:rsidRDefault="00554824" w:rsidP="00554824">
      <w:pPr>
        <w:widowControl/>
        <w:numPr>
          <w:ilvl w:val="0"/>
          <w:numId w:val="33"/>
        </w:numPr>
        <w:spacing w:line="315" w:lineRule="atLeast"/>
        <w:ind w:left="1080"/>
        <w:jc w:val="left"/>
        <w:rPr>
          <w:ins w:id="118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8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n = kw_nargs(kw);  </w:t>
        </w:r>
      </w:ins>
    </w:p>
    <w:p w:rsidR="00554824" w:rsidRPr="00554824" w:rsidRDefault="00554824" w:rsidP="00554824">
      <w:pPr>
        <w:widowControl/>
        <w:numPr>
          <w:ilvl w:val="0"/>
          <w:numId w:val="33"/>
        </w:numPr>
        <w:spacing w:line="315" w:lineRule="atLeast"/>
        <w:ind w:left="1080"/>
        <w:jc w:val="left"/>
        <w:rPr>
          <w:ins w:id="118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8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(nargs &lt; n) {  </w:t>
        </w:r>
      </w:ins>
    </w:p>
    <w:p w:rsidR="00554824" w:rsidRPr="00554824" w:rsidRDefault="00554824" w:rsidP="00554824">
      <w:pPr>
        <w:widowControl/>
        <w:numPr>
          <w:ilvl w:val="0"/>
          <w:numId w:val="33"/>
        </w:numPr>
        <w:spacing w:line="315" w:lineRule="atLeast"/>
        <w:ind w:left="1080"/>
        <w:jc w:val="left"/>
        <w:rPr>
          <w:ins w:id="118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8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parse_error(state, "%s requires %d %s\n", args[0], n - 1,  </w:t>
        </w:r>
      </w:ins>
    </w:p>
    <w:p w:rsidR="00554824" w:rsidRPr="00554824" w:rsidRDefault="00554824" w:rsidP="00554824">
      <w:pPr>
        <w:widowControl/>
        <w:numPr>
          <w:ilvl w:val="0"/>
          <w:numId w:val="33"/>
        </w:numPr>
        <w:spacing w:line="315" w:lineRule="atLeast"/>
        <w:ind w:left="1080"/>
        <w:jc w:val="left"/>
        <w:rPr>
          <w:ins w:id="118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8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            </w:t>
        </w:r>
        <w:proofErr w:type="gramStart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n</w:t>
        </w:r>
        <w:proofErr w:type="gramEnd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&gt; 2 ? "arguments" : "argument");  </w:t>
        </w:r>
      </w:ins>
    </w:p>
    <w:p w:rsidR="00554824" w:rsidRPr="00554824" w:rsidRDefault="00554824" w:rsidP="00554824">
      <w:pPr>
        <w:widowControl/>
        <w:numPr>
          <w:ilvl w:val="0"/>
          <w:numId w:val="33"/>
        </w:numPr>
        <w:spacing w:line="315" w:lineRule="atLeast"/>
        <w:ind w:left="1080"/>
        <w:jc w:val="left"/>
        <w:rPr>
          <w:ins w:id="119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9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return;  </w:t>
        </w:r>
      </w:ins>
    </w:p>
    <w:p w:rsidR="00554824" w:rsidRPr="00554824" w:rsidRDefault="00554824" w:rsidP="00554824">
      <w:pPr>
        <w:widowControl/>
        <w:numPr>
          <w:ilvl w:val="0"/>
          <w:numId w:val="33"/>
        </w:numPr>
        <w:spacing w:line="315" w:lineRule="atLeast"/>
        <w:ind w:left="1080"/>
        <w:jc w:val="left"/>
        <w:rPr>
          <w:ins w:id="119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9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33"/>
        </w:numPr>
        <w:spacing w:line="315" w:lineRule="atLeast"/>
        <w:ind w:left="1080"/>
        <w:jc w:val="left"/>
        <w:rPr>
          <w:ins w:id="119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9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//创建命令command  </w:t>
        </w:r>
      </w:ins>
    </w:p>
    <w:p w:rsidR="00554824" w:rsidRPr="00554824" w:rsidRDefault="00554824" w:rsidP="00554824">
      <w:pPr>
        <w:widowControl/>
        <w:numPr>
          <w:ilvl w:val="0"/>
          <w:numId w:val="33"/>
        </w:numPr>
        <w:spacing w:line="315" w:lineRule="atLeast"/>
        <w:ind w:left="1080"/>
        <w:jc w:val="left"/>
        <w:rPr>
          <w:ins w:id="119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9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cmd = malloc(sizeof(*cmd) + sizeof(char*) * nargs);  </w:t>
        </w:r>
      </w:ins>
    </w:p>
    <w:p w:rsidR="00554824" w:rsidRPr="00554824" w:rsidRDefault="00554824" w:rsidP="00554824">
      <w:pPr>
        <w:widowControl/>
        <w:numPr>
          <w:ilvl w:val="0"/>
          <w:numId w:val="33"/>
        </w:numPr>
        <w:spacing w:line="315" w:lineRule="atLeast"/>
        <w:ind w:left="1080"/>
        <w:jc w:val="left"/>
        <w:rPr>
          <w:ins w:id="119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19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cmd-&gt;func = kw_func(kw);  </w:t>
        </w:r>
      </w:ins>
    </w:p>
    <w:p w:rsidR="00554824" w:rsidRPr="00554824" w:rsidRDefault="00554824" w:rsidP="00554824">
      <w:pPr>
        <w:widowControl/>
        <w:numPr>
          <w:ilvl w:val="0"/>
          <w:numId w:val="33"/>
        </w:numPr>
        <w:spacing w:line="315" w:lineRule="atLeast"/>
        <w:ind w:left="1080"/>
        <w:jc w:val="left"/>
        <w:rPr>
          <w:ins w:id="120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0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cmd-&gt;nargs = nargs;  </w:t>
        </w:r>
      </w:ins>
    </w:p>
    <w:p w:rsidR="00554824" w:rsidRPr="00554824" w:rsidRDefault="00554824" w:rsidP="00554824">
      <w:pPr>
        <w:widowControl/>
        <w:numPr>
          <w:ilvl w:val="0"/>
          <w:numId w:val="33"/>
        </w:numPr>
        <w:spacing w:line="315" w:lineRule="atLeast"/>
        <w:ind w:left="1080"/>
        <w:jc w:val="left"/>
        <w:rPr>
          <w:ins w:id="120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0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memcpy(cmd-&gt;args, args, sizeof(char*) * nargs);  </w:t>
        </w:r>
      </w:ins>
    </w:p>
    <w:p w:rsidR="00554824" w:rsidRPr="00554824" w:rsidRDefault="00554824" w:rsidP="00554824">
      <w:pPr>
        <w:widowControl/>
        <w:numPr>
          <w:ilvl w:val="0"/>
          <w:numId w:val="33"/>
        </w:numPr>
        <w:spacing w:line="315" w:lineRule="atLeast"/>
        <w:ind w:left="1080"/>
        <w:jc w:val="left"/>
        <w:rPr>
          <w:ins w:id="120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0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//将command添加到act-&gt;commands链表中  </w:t>
        </w:r>
      </w:ins>
    </w:p>
    <w:p w:rsidR="00554824" w:rsidRPr="00554824" w:rsidRDefault="00554824" w:rsidP="00554824">
      <w:pPr>
        <w:widowControl/>
        <w:numPr>
          <w:ilvl w:val="0"/>
          <w:numId w:val="33"/>
        </w:numPr>
        <w:spacing w:line="315" w:lineRule="atLeast"/>
        <w:ind w:left="1080"/>
        <w:jc w:val="left"/>
        <w:rPr>
          <w:ins w:id="120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0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list_add_tail(&amp;act-&gt;commands, &amp;cmd-&gt;clist);  </w:t>
        </w:r>
      </w:ins>
    </w:p>
    <w:p w:rsidR="00554824" w:rsidRPr="00554824" w:rsidRDefault="00554824" w:rsidP="00554824">
      <w:pPr>
        <w:widowControl/>
        <w:numPr>
          <w:ilvl w:val="0"/>
          <w:numId w:val="33"/>
        </w:numPr>
        <w:spacing w:line="315" w:lineRule="atLeast"/>
        <w:ind w:left="1080"/>
        <w:jc w:val="left"/>
        <w:rPr>
          <w:ins w:id="120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0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21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1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action里的command的解析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对on section内action里的command，调用parse_line_action()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1) 查找关键字，核对是否是COMMAND，参数数目是否正确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2) 申请struct command *cmd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 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- cmd-&gt;func从keyword表中获取；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 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- 设置参数个数给cmd-&gt;nargs，拷贝参数给cmd-&gt;args；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 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- 把cmd-&gt;clist加入到act-&gt;commands的列尾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21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1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这样，command加入到了action中。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21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1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5. import 命令解析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21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17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34"/>
        </w:numPr>
        <w:spacing w:line="315" w:lineRule="atLeast"/>
        <w:ind w:left="1080"/>
        <w:jc w:val="left"/>
        <w:rPr>
          <w:ins w:id="121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1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void parse_import(struct parse_state *state, int nargs, char **args)  </w:t>
        </w:r>
      </w:ins>
    </w:p>
    <w:p w:rsidR="00554824" w:rsidRPr="00554824" w:rsidRDefault="00554824" w:rsidP="00554824">
      <w:pPr>
        <w:widowControl/>
        <w:numPr>
          <w:ilvl w:val="0"/>
          <w:numId w:val="34"/>
        </w:numPr>
        <w:spacing w:line="315" w:lineRule="atLeast"/>
        <w:ind w:left="1080"/>
        <w:jc w:val="left"/>
        <w:rPr>
          <w:ins w:id="122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2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{  </w:t>
        </w:r>
      </w:ins>
    </w:p>
    <w:p w:rsidR="00554824" w:rsidRPr="00554824" w:rsidRDefault="00554824" w:rsidP="00554824">
      <w:pPr>
        <w:widowControl/>
        <w:numPr>
          <w:ilvl w:val="0"/>
          <w:numId w:val="34"/>
        </w:numPr>
        <w:spacing w:line="315" w:lineRule="atLeast"/>
        <w:ind w:left="1080"/>
        <w:jc w:val="left"/>
        <w:rPr>
          <w:ins w:id="122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2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struct listnode *import_list = state-&gt;priv;  </w:t>
        </w:r>
      </w:ins>
    </w:p>
    <w:p w:rsidR="00554824" w:rsidRPr="00554824" w:rsidRDefault="00554824" w:rsidP="00554824">
      <w:pPr>
        <w:widowControl/>
        <w:numPr>
          <w:ilvl w:val="0"/>
          <w:numId w:val="34"/>
        </w:numPr>
        <w:spacing w:line="315" w:lineRule="atLeast"/>
        <w:ind w:left="1080"/>
        <w:jc w:val="left"/>
        <w:rPr>
          <w:ins w:id="122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2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struct import *import;  </w:t>
        </w:r>
      </w:ins>
    </w:p>
    <w:p w:rsidR="00554824" w:rsidRPr="00554824" w:rsidRDefault="00554824" w:rsidP="00554824">
      <w:pPr>
        <w:widowControl/>
        <w:numPr>
          <w:ilvl w:val="0"/>
          <w:numId w:val="34"/>
        </w:numPr>
        <w:spacing w:line="315" w:lineRule="atLeast"/>
        <w:ind w:left="1080"/>
        <w:jc w:val="left"/>
        <w:rPr>
          <w:ins w:id="122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2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char conf_file[PATH_MAX];  </w:t>
        </w:r>
      </w:ins>
    </w:p>
    <w:p w:rsidR="00554824" w:rsidRPr="00554824" w:rsidRDefault="00554824" w:rsidP="00554824">
      <w:pPr>
        <w:widowControl/>
        <w:numPr>
          <w:ilvl w:val="0"/>
          <w:numId w:val="34"/>
        </w:numPr>
        <w:spacing w:line="315" w:lineRule="atLeast"/>
        <w:ind w:left="1080"/>
        <w:jc w:val="left"/>
        <w:rPr>
          <w:ins w:id="122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2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int ret;  </w:t>
        </w:r>
      </w:ins>
    </w:p>
    <w:p w:rsidR="00554824" w:rsidRPr="00554824" w:rsidRDefault="00554824" w:rsidP="00554824">
      <w:pPr>
        <w:widowControl/>
        <w:numPr>
          <w:ilvl w:val="0"/>
          <w:numId w:val="34"/>
        </w:numPr>
        <w:spacing w:line="315" w:lineRule="atLeast"/>
        <w:ind w:left="1080"/>
        <w:jc w:val="left"/>
        <w:rPr>
          <w:ins w:id="123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3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//参数个数判断  </w:t>
        </w:r>
      </w:ins>
    </w:p>
    <w:p w:rsidR="00554824" w:rsidRPr="00554824" w:rsidRDefault="00554824" w:rsidP="00554824">
      <w:pPr>
        <w:widowControl/>
        <w:numPr>
          <w:ilvl w:val="0"/>
          <w:numId w:val="34"/>
        </w:numPr>
        <w:spacing w:line="315" w:lineRule="atLeast"/>
        <w:ind w:left="1080"/>
        <w:jc w:val="left"/>
        <w:rPr>
          <w:ins w:id="123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3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(nargs != 2) {  </w:t>
        </w:r>
      </w:ins>
    </w:p>
    <w:p w:rsidR="00554824" w:rsidRPr="00554824" w:rsidRDefault="00554824" w:rsidP="00554824">
      <w:pPr>
        <w:widowControl/>
        <w:numPr>
          <w:ilvl w:val="0"/>
          <w:numId w:val="34"/>
        </w:numPr>
        <w:spacing w:line="315" w:lineRule="atLeast"/>
        <w:ind w:left="1080"/>
        <w:jc w:val="left"/>
        <w:rPr>
          <w:ins w:id="123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3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ERROR("single argument needed for import\n");  </w:t>
        </w:r>
      </w:ins>
    </w:p>
    <w:p w:rsidR="00554824" w:rsidRPr="00554824" w:rsidRDefault="00554824" w:rsidP="00554824">
      <w:pPr>
        <w:widowControl/>
        <w:numPr>
          <w:ilvl w:val="0"/>
          <w:numId w:val="34"/>
        </w:numPr>
        <w:spacing w:line="315" w:lineRule="atLeast"/>
        <w:ind w:left="1080"/>
        <w:jc w:val="left"/>
        <w:rPr>
          <w:ins w:id="123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3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return;  </w:t>
        </w:r>
      </w:ins>
    </w:p>
    <w:p w:rsidR="00554824" w:rsidRPr="00554824" w:rsidRDefault="00554824" w:rsidP="00554824">
      <w:pPr>
        <w:widowControl/>
        <w:numPr>
          <w:ilvl w:val="0"/>
          <w:numId w:val="34"/>
        </w:numPr>
        <w:spacing w:line="315" w:lineRule="atLeast"/>
        <w:ind w:left="1080"/>
        <w:jc w:val="left"/>
        <w:rPr>
          <w:ins w:id="123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3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34"/>
        </w:numPr>
        <w:spacing w:line="315" w:lineRule="atLeast"/>
        <w:ind w:left="1080"/>
        <w:jc w:val="left"/>
        <w:rPr>
          <w:ins w:id="124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4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</w:t>
        </w:r>
      </w:ins>
    </w:p>
    <w:p w:rsidR="00554824" w:rsidRPr="00554824" w:rsidRDefault="00554824" w:rsidP="00554824">
      <w:pPr>
        <w:widowControl/>
        <w:numPr>
          <w:ilvl w:val="0"/>
          <w:numId w:val="34"/>
        </w:numPr>
        <w:spacing w:line="315" w:lineRule="atLeast"/>
        <w:ind w:left="1080"/>
        <w:jc w:val="left"/>
        <w:rPr>
          <w:ins w:id="124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4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ret = expand_props(conf_file, args[1], sizeof(conf_file));  </w:t>
        </w:r>
      </w:ins>
    </w:p>
    <w:p w:rsidR="00554824" w:rsidRPr="00554824" w:rsidRDefault="00554824" w:rsidP="00554824">
      <w:pPr>
        <w:widowControl/>
        <w:numPr>
          <w:ilvl w:val="0"/>
          <w:numId w:val="34"/>
        </w:numPr>
        <w:spacing w:line="315" w:lineRule="atLeast"/>
        <w:ind w:left="1080"/>
        <w:jc w:val="left"/>
        <w:rPr>
          <w:ins w:id="124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4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(ret) {  </w:t>
        </w:r>
      </w:ins>
    </w:p>
    <w:p w:rsidR="00554824" w:rsidRPr="00554824" w:rsidRDefault="00554824" w:rsidP="00554824">
      <w:pPr>
        <w:widowControl/>
        <w:numPr>
          <w:ilvl w:val="0"/>
          <w:numId w:val="34"/>
        </w:numPr>
        <w:spacing w:line="315" w:lineRule="atLeast"/>
        <w:ind w:left="1080"/>
        <w:jc w:val="left"/>
        <w:rPr>
          <w:ins w:id="124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4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ERROR("error while handling import on line '%d' in '%s'\n",  </w:t>
        </w:r>
      </w:ins>
    </w:p>
    <w:p w:rsidR="00554824" w:rsidRPr="00554824" w:rsidRDefault="00554824" w:rsidP="00554824">
      <w:pPr>
        <w:widowControl/>
        <w:numPr>
          <w:ilvl w:val="0"/>
          <w:numId w:val="34"/>
        </w:numPr>
        <w:spacing w:line="315" w:lineRule="atLeast"/>
        <w:ind w:left="1080"/>
        <w:jc w:val="left"/>
        <w:rPr>
          <w:ins w:id="124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4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  state-&gt;line, state-&gt;filename);  </w:t>
        </w:r>
      </w:ins>
    </w:p>
    <w:p w:rsidR="00554824" w:rsidRPr="00554824" w:rsidRDefault="00554824" w:rsidP="00554824">
      <w:pPr>
        <w:widowControl/>
        <w:numPr>
          <w:ilvl w:val="0"/>
          <w:numId w:val="34"/>
        </w:numPr>
        <w:spacing w:line="315" w:lineRule="atLeast"/>
        <w:ind w:left="1080"/>
        <w:jc w:val="left"/>
        <w:rPr>
          <w:ins w:id="125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5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return;  </w:t>
        </w:r>
      </w:ins>
    </w:p>
    <w:p w:rsidR="00554824" w:rsidRPr="00554824" w:rsidRDefault="00554824" w:rsidP="00554824">
      <w:pPr>
        <w:widowControl/>
        <w:numPr>
          <w:ilvl w:val="0"/>
          <w:numId w:val="34"/>
        </w:numPr>
        <w:spacing w:line="315" w:lineRule="atLeast"/>
        <w:ind w:left="1080"/>
        <w:jc w:val="left"/>
        <w:rPr>
          <w:ins w:id="125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5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34"/>
        </w:numPr>
        <w:spacing w:line="315" w:lineRule="atLeast"/>
        <w:ind w:left="1080"/>
        <w:jc w:val="left"/>
        <w:rPr>
          <w:ins w:id="125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5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//创建一个import  </w:t>
        </w:r>
      </w:ins>
    </w:p>
    <w:p w:rsidR="00554824" w:rsidRPr="00554824" w:rsidRDefault="00554824" w:rsidP="00554824">
      <w:pPr>
        <w:widowControl/>
        <w:numPr>
          <w:ilvl w:val="0"/>
          <w:numId w:val="34"/>
        </w:numPr>
        <w:spacing w:line="315" w:lineRule="atLeast"/>
        <w:ind w:left="1080"/>
        <w:jc w:val="left"/>
        <w:rPr>
          <w:ins w:id="125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5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import = calloc(1, sizeof(struct import));  </w:t>
        </w:r>
      </w:ins>
    </w:p>
    <w:p w:rsidR="00554824" w:rsidRPr="00554824" w:rsidRDefault="00554824" w:rsidP="00554824">
      <w:pPr>
        <w:widowControl/>
        <w:numPr>
          <w:ilvl w:val="0"/>
          <w:numId w:val="34"/>
        </w:numPr>
        <w:spacing w:line="315" w:lineRule="atLeast"/>
        <w:ind w:left="1080"/>
        <w:jc w:val="left"/>
        <w:rPr>
          <w:ins w:id="125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5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//设置import文件名称  </w:t>
        </w:r>
      </w:ins>
    </w:p>
    <w:p w:rsidR="00554824" w:rsidRPr="00554824" w:rsidRDefault="00554824" w:rsidP="00554824">
      <w:pPr>
        <w:widowControl/>
        <w:numPr>
          <w:ilvl w:val="0"/>
          <w:numId w:val="34"/>
        </w:numPr>
        <w:spacing w:line="315" w:lineRule="atLeast"/>
        <w:ind w:left="1080"/>
        <w:jc w:val="left"/>
        <w:rPr>
          <w:ins w:id="126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6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import-&gt;filename = strdup(conf_file);  </w:t>
        </w:r>
      </w:ins>
    </w:p>
    <w:p w:rsidR="00554824" w:rsidRPr="00554824" w:rsidRDefault="00554824" w:rsidP="00554824">
      <w:pPr>
        <w:widowControl/>
        <w:numPr>
          <w:ilvl w:val="0"/>
          <w:numId w:val="34"/>
        </w:numPr>
        <w:spacing w:line="315" w:lineRule="atLeast"/>
        <w:ind w:left="1080"/>
        <w:jc w:val="left"/>
        <w:rPr>
          <w:ins w:id="126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6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//添加到import-&gt;list链表中  </w:t>
        </w:r>
      </w:ins>
    </w:p>
    <w:p w:rsidR="00554824" w:rsidRPr="00554824" w:rsidRDefault="00554824" w:rsidP="00554824">
      <w:pPr>
        <w:widowControl/>
        <w:numPr>
          <w:ilvl w:val="0"/>
          <w:numId w:val="34"/>
        </w:numPr>
        <w:spacing w:line="315" w:lineRule="atLeast"/>
        <w:ind w:left="1080"/>
        <w:jc w:val="left"/>
        <w:rPr>
          <w:ins w:id="126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6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    list_add_tail(import_list, &amp;import-&gt;list);  </w:t>
        </w:r>
      </w:ins>
    </w:p>
    <w:p w:rsidR="00554824" w:rsidRPr="00554824" w:rsidRDefault="00554824" w:rsidP="00554824">
      <w:pPr>
        <w:widowControl/>
        <w:numPr>
          <w:ilvl w:val="0"/>
          <w:numId w:val="34"/>
        </w:numPr>
        <w:spacing w:line="315" w:lineRule="atLeast"/>
        <w:ind w:left="1080"/>
        <w:jc w:val="left"/>
        <w:rPr>
          <w:ins w:id="126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6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INFO("found import '%s', adding to import list", import-&gt;filename);  </w:t>
        </w:r>
      </w:ins>
    </w:p>
    <w:p w:rsidR="00554824" w:rsidRPr="00554824" w:rsidRDefault="00554824" w:rsidP="00554824">
      <w:pPr>
        <w:widowControl/>
        <w:numPr>
          <w:ilvl w:val="0"/>
          <w:numId w:val="34"/>
        </w:numPr>
        <w:spacing w:line="315" w:lineRule="atLeast"/>
        <w:ind w:left="1080"/>
        <w:jc w:val="left"/>
        <w:rPr>
          <w:ins w:id="126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6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27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7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当init.rc文件解析完成后，将从import_list链表中取出通过关键字import导入的其他rc文件，并调用init_parse_config_file函数进行解析：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27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73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35"/>
        </w:numPr>
        <w:spacing w:line="315" w:lineRule="atLeast"/>
        <w:ind w:left="1080"/>
        <w:jc w:val="left"/>
        <w:rPr>
          <w:ins w:id="127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7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list_for_each(node, &amp;import_list) {  </w:t>
        </w:r>
      </w:ins>
    </w:p>
    <w:p w:rsidR="00554824" w:rsidRPr="00554824" w:rsidRDefault="00554824" w:rsidP="00554824">
      <w:pPr>
        <w:widowControl/>
        <w:numPr>
          <w:ilvl w:val="0"/>
          <w:numId w:val="35"/>
        </w:numPr>
        <w:spacing w:line="315" w:lineRule="atLeast"/>
        <w:ind w:left="1080"/>
        <w:jc w:val="left"/>
        <w:rPr>
          <w:ins w:id="127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7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struct import *import = node_to_item(node, struct import, list);  </w:t>
        </w:r>
      </w:ins>
    </w:p>
    <w:p w:rsidR="00554824" w:rsidRPr="00554824" w:rsidRDefault="00554824" w:rsidP="00554824">
      <w:pPr>
        <w:widowControl/>
        <w:numPr>
          <w:ilvl w:val="0"/>
          <w:numId w:val="35"/>
        </w:numPr>
        <w:spacing w:line="315" w:lineRule="atLeast"/>
        <w:ind w:left="1080"/>
        <w:jc w:val="left"/>
        <w:rPr>
          <w:ins w:id="127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7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int ret;  </w:t>
        </w:r>
      </w:ins>
    </w:p>
    <w:p w:rsidR="00554824" w:rsidRPr="00554824" w:rsidRDefault="00554824" w:rsidP="00554824">
      <w:pPr>
        <w:widowControl/>
        <w:numPr>
          <w:ilvl w:val="0"/>
          <w:numId w:val="35"/>
        </w:numPr>
        <w:spacing w:line="315" w:lineRule="atLeast"/>
        <w:ind w:left="1080"/>
        <w:jc w:val="left"/>
        <w:rPr>
          <w:ins w:id="128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8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</w:t>
        </w:r>
      </w:ins>
    </w:p>
    <w:p w:rsidR="00554824" w:rsidRPr="00554824" w:rsidRDefault="00554824" w:rsidP="00554824">
      <w:pPr>
        <w:widowControl/>
        <w:numPr>
          <w:ilvl w:val="0"/>
          <w:numId w:val="35"/>
        </w:numPr>
        <w:spacing w:line="315" w:lineRule="atLeast"/>
        <w:ind w:left="1080"/>
        <w:jc w:val="left"/>
        <w:rPr>
          <w:ins w:id="128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8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INFO("importing '%s'", import-&gt;filename);  </w:t>
        </w:r>
      </w:ins>
    </w:p>
    <w:p w:rsidR="00554824" w:rsidRPr="00554824" w:rsidRDefault="00554824" w:rsidP="00554824">
      <w:pPr>
        <w:widowControl/>
        <w:numPr>
          <w:ilvl w:val="0"/>
          <w:numId w:val="35"/>
        </w:numPr>
        <w:spacing w:line="315" w:lineRule="atLeast"/>
        <w:ind w:left="1080"/>
        <w:jc w:val="left"/>
        <w:rPr>
          <w:ins w:id="128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8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ret = init_parse_config_file(import-&gt;filename);  </w:t>
        </w:r>
      </w:ins>
    </w:p>
    <w:p w:rsidR="00554824" w:rsidRPr="00554824" w:rsidRDefault="00554824" w:rsidP="00554824">
      <w:pPr>
        <w:widowControl/>
        <w:numPr>
          <w:ilvl w:val="0"/>
          <w:numId w:val="35"/>
        </w:numPr>
        <w:spacing w:line="315" w:lineRule="atLeast"/>
        <w:ind w:left="1080"/>
        <w:jc w:val="left"/>
        <w:rPr>
          <w:ins w:id="128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8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if (ret)  </w:t>
        </w:r>
      </w:ins>
    </w:p>
    <w:p w:rsidR="00554824" w:rsidRPr="00554824" w:rsidRDefault="00554824" w:rsidP="00554824">
      <w:pPr>
        <w:widowControl/>
        <w:numPr>
          <w:ilvl w:val="0"/>
          <w:numId w:val="35"/>
        </w:numPr>
        <w:spacing w:line="315" w:lineRule="atLeast"/>
        <w:ind w:left="1080"/>
        <w:jc w:val="left"/>
        <w:rPr>
          <w:ins w:id="128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8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ERROR("could not import file '%s' from '%s'\n",  </w:t>
        </w:r>
      </w:ins>
    </w:p>
    <w:p w:rsidR="00554824" w:rsidRPr="00554824" w:rsidRDefault="00554824" w:rsidP="00554824">
      <w:pPr>
        <w:widowControl/>
        <w:numPr>
          <w:ilvl w:val="0"/>
          <w:numId w:val="35"/>
        </w:numPr>
        <w:spacing w:line="315" w:lineRule="atLeast"/>
        <w:ind w:left="1080"/>
        <w:jc w:val="left"/>
        <w:rPr>
          <w:ins w:id="129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9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   import-&gt;filename, fn);  </w:t>
        </w:r>
      </w:ins>
    </w:p>
    <w:p w:rsidR="00554824" w:rsidRPr="00554824" w:rsidRDefault="00554824" w:rsidP="00554824">
      <w:pPr>
        <w:widowControl/>
        <w:numPr>
          <w:ilvl w:val="0"/>
          <w:numId w:val="35"/>
        </w:numPr>
        <w:spacing w:line="315" w:lineRule="atLeast"/>
        <w:ind w:left="1080"/>
        <w:jc w:val="left"/>
        <w:rPr>
          <w:ins w:id="129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9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29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29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到此init.rc文件就解析完成，文件内容全部存储在service_list和action_list链表中。</w:t>
        </w:r>
      </w:ins>
    </w:p>
    <w:p w:rsidR="00554824" w:rsidRPr="00554824" w:rsidRDefault="00554824" w:rsidP="00554824">
      <w:pPr>
        <w:widowControl/>
        <w:spacing w:line="315" w:lineRule="atLeast"/>
        <w:jc w:val="left"/>
        <w:outlineLvl w:val="3"/>
        <w:rPr>
          <w:ins w:id="1296" w:author="Unknown"/>
          <w:rFonts w:ascii="微软雅黑" w:eastAsia="微软雅黑" w:hAnsi="微软雅黑" w:cs="宋体" w:hint="eastAsia"/>
          <w:b/>
          <w:bCs/>
          <w:color w:val="323E32"/>
          <w:kern w:val="0"/>
          <w:sz w:val="24"/>
          <w:szCs w:val="24"/>
        </w:rPr>
      </w:pPr>
      <w:bookmarkStart w:id="1297" w:name="t23"/>
      <w:bookmarkEnd w:id="1297"/>
      <w:ins w:id="1298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 w:val="24"/>
            <w:szCs w:val="24"/>
          </w:rPr>
          <w:t>添加Action到待执行队列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29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0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当解析完所有的init.rc内容之后，在执行这些action之前，需要按顺序将其置于一个待执行队列中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30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02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36"/>
        </w:numPr>
        <w:spacing w:line="315" w:lineRule="atLeast"/>
        <w:ind w:left="1080"/>
        <w:jc w:val="left"/>
        <w:rPr>
          <w:ins w:id="130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0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void action_for_each_trigger(const char *trigger,void (*func)(struct action *act))  </w:t>
        </w:r>
      </w:ins>
    </w:p>
    <w:p w:rsidR="00554824" w:rsidRPr="00554824" w:rsidRDefault="00554824" w:rsidP="00554824">
      <w:pPr>
        <w:widowControl/>
        <w:numPr>
          <w:ilvl w:val="0"/>
          <w:numId w:val="36"/>
        </w:numPr>
        <w:spacing w:line="315" w:lineRule="atLeast"/>
        <w:ind w:left="1080"/>
        <w:jc w:val="left"/>
        <w:rPr>
          <w:ins w:id="130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0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36"/>
        </w:numPr>
        <w:spacing w:line="315" w:lineRule="atLeast"/>
        <w:ind w:left="1080"/>
        <w:jc w:val="left"/>
        <w:rPr>
          <w:ins w:id="130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0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struct listnode *node;  </w:t>
        </w:r>
      </w:ins>
    </w:p>
    <w:p w:rsidR="00554824" w:rsidRPr="00554824" w:rsidRDefault="00554824" w:rsidP="00554824">
      <w:pPr>
        <w:widowControl/>
        <w:numPr>
          <w:ilvl w:val="0"/>
          <w:numId w:val="36"/>
        </w:numPr>
        <w:spacing w:line="315" w:lineRule="atLeast"/>
        <w:ind w:left="1080"/>
        <w:jc w:val="left"/>
        <w:rPr>
          <w:ins w:id="130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1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struct action *act;  </w:t>
        </w:r>
      </w:ins>
    </w:p>
    <w:p w:rsidR="00554824" w:rsidRPr="00554824" w:rsidRDefault="00554824" w:rsidP="00554824">
      <w:pPr>
        <w:widowControl/>
        <w:numPr>
          <w:ilvl w:val="0"/>
          <w:numId w:val="36"/>
        </w:numPr>
        <w:spacing w:line="315" w:lineRule="atLeast"/>
        <w:ind w:left="1080"/>
        <w:jc w:val="left"/>
        <w:rPr>
          <w:ins w:id="131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1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//遍历action_list链表，根据名字查找相关的action  </w:t>
        </w:r>
      </w:ins>
    </w:p>
    <w:p w:rsidR="00554824" w:rsidRPr="00554824" w:rsidRDefault="00554824" w:rsidP="00554824">
      <w:pPr>
        <w:widowControl/>
        <w:numPr>
          <w:ilvl w:val="0"/>
          <w:numId w:val="36"/>
        </w:numPr>
        <w:spacing w:line="315" w:lineRule="atLeast"/>
        <w:ind w:left="1080"/>
        <w:jc w:val="left"/>
        <w:rPr>
          <w:ins w:id="131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1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list_for_each(node, &amp;action_list) {  </w:t>
        </w:r>
      </w:ins>
    </w:p>
    <w:p w:rsidR="00554824" w:rsidRPr="00554824" w:rsidRDefault="00554824" w:rsidP="00554824">
      <w:pPr>
        <w:widowControl/>
        <w:numPr>
          <w:ilvl w:val="0"/>
          <w:numId w:val="36"/>
        </w:numPr>
        <w:spacing w:line="315" w:lineRule="atLeast"/>
        <w:ind w:left="1080"/>
        <w:jc w:val="left"/>
        <w:rPr>
          <w:ins w:id="131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1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act = node_to_item(node, struct action, alist);  </w:t>
        </w:r>
      </w:ins>
    </w:p>
    <w:p w:rsidR="00554824" w:rsidRPr="00554824" w:rsidRDefault="00554824" w:rsidP="00554824">
      <w:pPr>
        <w:widowControl/>
        <w:numPr>
          <w:ilvl w:val="0"/>
          <w:numId w:val="36"/>
        </w:numPr>
        <w:spacing w:line="315" w:lineRule="atLeast"/>
        <w:ind w:left="1080"/>
        <w:jc w:val="left"/>
        <w:rPr>
          <w:ins w:id="131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1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if (!strcmp(act-&gt;name, trigger)) {  </w:t>
        </w:r>
      </w:ins>
    </w:p>
    <w:p w:rsidR="00554824" w:rsidRPr="00554824" w:rsidRDefault="00554824" w:rsidP="00554824">
      <w:pPr>
        <w:widowControl/>
        <w:numPr>
          <w:ilvl w:val="0"/>
          <w:numId w:val="36"/>
        </w:numPr>
        <w:spacing w:line="315" w:lineRule="atLeast"/>
        <w:ind w:left="1080"/>
        <w:jc w:val="left"/>
        <w:rPr>
          <w:ins w:id="131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2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//回调action_add_queue_tail函数  </w:t>
        </w:r>
      </w:ins>
    </w:p>
    <w:p w:rsidR="00554824" w:rsidRPr="00554824" w:rsidRDefault="00554824" w:rsidP="00554824">
      <w:pPr>
        <w:widowControl/>
        <w:numPr>
          <w:ilvl w:val="0"/>
          <w:numId w:val="36"/>
        </w:numPr>
        <w:spacing w:line="315" w:lineRule="atLeast"/>
        <w:ind w:left="1080"/>
        <w:jc w:val="left"/>
        <w:rPr>
          <w:ins w:id="132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2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func(act);  </w:t>
        </w:r>
      </w:ins>
    </w:p>
    <w:p w:rsidR="00554824" w:rsidRPr="00554824" w:rsidRDefault="00554824" w:rsidP="00554824">
      <w:pPr>
        <w:widowControl/>
        <w:numPr>
          <w:ilvl w:val="0"/>
          <w:numId w:val="36"/>
        </w:numPr>
        <w:spacing w:line="315" w:lineRule="atLeast"/>
        <w:ind w:left="1080"/>
        <w:jc w:val="left"/>
        <w:rPr>
          <w:ins w:id="132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2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}  </w:t>
        </w:r>
      </w:ins>
    </w:p>
    <w:p w:rsidR="00554824" w:rsidRPr="00554824" w:rsidRDefault="00554824" w:rsidP="00554824">
      <w:pPr>
        <w:widowControl/>
        <w:numPr>
          <w:ilvl w:val="0"/>
          <w:numId w:val="36"/>
        </w:numPr>
        <w:spacing w:line="315" w:lineRule="atLeast"/>
        <w:ind w:left="1080"/>
        <w:jc w:val="left"/>
        <w:rPr>
          <w:ins w:id="132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2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36"/>
        </w:numPr>
        <w:spacing w:line="315" w:lineRule="atLeast"/>
        <w:ind w:left="1080"/>
        <w:jc w:val="left"/>
        <w:rPr>
          <w:ins w:id="132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2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32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3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从action_list链表中查询指定名称的action，并调用函数action_add_queue_tail将其添加到待执行队列action_queue中。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33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32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37"/>
        </w:numPr>
        <w:spacing w:line="315" w:lineRule="atLeast"/>
        <w:ind w:left="1080"/>
        <w:jc w:val="left"/>
        <w:rPr>
          <w:ins w:id="133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3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void action_add_queue_tail(struct action *act)  </w:t>
        </w:r>
      </w:ins>
    </w:p>
    <w:p w:rsidR="00554824" w:rsidRPr="00554824" w:rsidRDefault="00554824" w:rsidP="00554824">
      <w:pPr>
        <w:widowControl/>
        <w:numPr>
          <w:ilvl w:val="0"/>
          <w:numId w:val="37"/>
        </w:numPr>
        <w:spacing w:line="315" w:lineRule="atLeast"/>
        <w:ind w:left="1080"/>
        <w:jc w:val="left"/>
        <w:rPr>
          <w:ins w:id="133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3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37"/>
        </w:numPr>
        <w:spacing w:line="315" w:lineRule="atLeast"/>
        <w:ind w:left="1080"/>
        <w:jc w:val="left"/>
        <w:rPr>
          <w:ins w:id="133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3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list_add_tail(&amp;action_queue, &amp;act-&gt;qlist);  </w:t>
        </w:r>
      </w:ins>
    </w:p>
    <w:p w:rsidR="00554824" w:rsidRPr="00554824" w:rsidRDefault="00554824" w:rsidP="00554824">
      <w:pPr>
        <w:widowControl/>
        <w:numPr>
          <w:ilvl w:val="0"/>
          <w:numId w:val="37"/>
        </w:numPr>
        <w:spacing w:line="315" w:lineRule="atLeast"/>
        <w:ind w:left="1080"/>
        <w:jc w:val="left"/>
        <w:rPr>
          <w:ins w:id="133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4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34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4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action_for_each_trigger()把队列action_list里所匹配的action，追加到action_queue的队尾</w:t>
        </w:r>
      </w:ins>
    </w:p>
    <w:p w:rsidR="00554824" w:rsidRPr="00554824" w:rsidRDefault="00554824" w:rsidP="00554824">
      <w:pPr>
        <w:widowControl/>
        <w:spacing w:line="315" w:lineRule="atLeast"/>
        <w:jc w:val="left"/>
        <w:outlineLvl w:val="3"/>
        <w:rPr>
          <w:ins w:id="1343" w:author="Unknown"/>
          <w:rFonts w:ascii="微软雅黑" w:eastAsia="微软雅黑" w:hAnsi="微软雅黑" w:cs="宋体" w:hint="eastAsia"/>
          <w:b/>
          <w:bCs/>
          <w:color w:val="323E32"/>
          <w:kern w:val="0"/>
          <w:sz w:val="24"/>
          <w:szCs w:val="24"/>
        </w:rPr>
      </w:pPr>
      <w:bookmarkStart w:id="1344" w:name="t24"/>
      <w:bookmarkEnd w:id="1344"/>
      <w:ins w:id="1345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 w:val="24"/>
            <w:szCs w:val="24"/>
          </w:rPr>
          <w:t>构建新的Action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34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4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还有一些没有在init.rc中定义的action，相比init.rc，这些action的共同点是没有参数，对于这类action，通过queue_builtin_action()函数来构建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34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4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queue_builtin_action()把执行的函数组成command，创建action，挂在</w:t>
        </w:r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</w:rPr>
          <w:t>action_list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上，并追加到</w:t>
        </w:r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</w:rPr>
          <w:t>action_queue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的队尾。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35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51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38"/>
        </w:numPr>
        <w:spacing w:line="315" w:lineRule="atLeast"/>
        <w:ind w:left="1080"/>
        <w:jc w:val="left"/>
        <w:rPr>
          <w:ins w:id="135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5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void queue_builtin_action(int (*func)(int nargs, char **args), char *name)  </w:t>
        </w:r>
      </w:ins>
    </w:p>
    <w:p w:rsidR="00554824" w:rsidRPr="00554824" w:rsidRDefault="00554824" w:rsidP="00554824">
      <w:pPr>
        <w:widowControl/>
        <w:numPr>
          <w:ilvl w:val="0"/>
          <w:numId w:val="38"/>
        </w:numPr>
        <w:spacing w:line="315" w:lineRule="atLeast"/>
        <w:ind w:left="1080"/>
        <w:jc w:val="left"/>
        <w:rPr>
          <w:ins w:id="135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5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38"/>
        </w:numPr>
        <w:spacing w:line="315" w:lineRule="atLeast"/>
        <w:ind w:left="1080"/>
        <w:jc w:val="left"/>
        <w:rPr>
          <w:ins w:id="135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5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struct action *act;  </w:t>
        </w:r>
      </w:ins>
    </w:p>
    <w:p w:rsidR="00554824" w:rsidRPr="00554824" w:rsidRDefault="00554824" w:rsidP="00554824">
      <w:pPr>
        <w:widowControl/>
        <w:numPr>
          <w:ilvl w:val="0"/>
          <w:numId w:val="38"/>
        </w:numPr>
        <w:spacing w:line="315" w:lineRule="atLeast"/>
        <w:ind w:left="1080"/>
        <w:jc w:val="left"/>
        <w:rPr>
          <w:ins w:id="135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5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struct command *cmd;  </w:t>
        </w:r>
      </w:ins>
    </w:p>
    <w:p w:rsidR="00554824" w:rsidRPr="00554824" w:rsidRDefault="00554824" w:rsidP="00554824">
      <w:pPr>
        <w:widowControl/>
        <w:numPr>
          <w:ilvl w:val="0"/>
          <w:numId w:val="38"/>
        </w:numPr>
        <w:spacing w:line="315" w:lineRule="atLeast"/>
        <w:ind w:left="1080"/>
        <w:jc w:val="left"/>
        <w:rPr>
          <w:ins w:id="136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6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//创建一个Action  </w:t>
        </w:r>
      </w:ins>
    </w:p>
    <w:p w:rsidR="00554824" w:rsidRPr="00554824" w:rsidRDefault="00554824" w:rsidP="00554824">
      <w:pPr>
        <w:widowControl/>
        <w:numPr>
          <w:ilvl w:val="0"/>
          <w:numId w:val="38"/>
        </w:numPr>
        <w:spacing w:line="315" w:lineRule="atLeast"/>
        <w:ind w:left="1080"/>
        <w:jc w:val="left"/>
        <w:rPr>
          <w:ins w:id="136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6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act = calloc(1, sizeof(*act));  </w:t>
        </w:r>
      </w:ins>
    </w:p>
    <w:p w:rsidR="00554824" w:rsidRPr="00554824" w:rsidRDefault="00554824" w:rsidP="00554824">
      <w:pPr>
        <w:widowControl/>
        <w:numPr>
          <w:ilvl w:val="0"/>
          <w:numId w:val="38"/>
        </w:numPr>
        <w:spacing w:line="315" w:lineRule="atLeast"/>
        <w:ind w:left="1080"/>
        <w:jc w:val="left"/>
        <w:rPr>
          <w:ins w:id="136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6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act-&gt;name = name;  </w:t>
        </w:r>
      </w:ins>
    </w:p>
    <w:p w:rsidR="00554824" w:rsidRPr="00554824" w:rsidRDefault="00554824" w:rsidP="00554824">
      <w:pPr>
        <w:widowControl/>
        <w:numPr>
          <w:ilvl w:val="0"/>
          <w:numId w:val="38"/>
        </w:numPr>
        <w:spacing w:line="315" w:lineRule="atLeast"/>
        <w:ind w:left="1080"/>
        <w:jc w:val="left"/>
        <w:rPr>
          <w:ins w:id="136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6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list_init(&amp;act-&gt;commands);  </w:t>
        </w:r>
      </w:ins>
    </w:p>
    <w:p w:rsidR="00554824" w:rsidRPr="00554824" w:rsidRDefault="00554824" w:rsidP="00554824">
      <w:pPr>
        <w:widowControl/>
        <w:numPr>
          <w:ilvl w:val="0"/>
          <w:numId w:val="38"/>
        </w:numPr>
        <w:spacing w:line="315" w:lineRule="atLeast"/>
        <w:ind w:left="1080"/>
        <w:jc w:val="left"/>
        <w:rPr>
          <w:ins w:id="136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6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//为该Action创建一个command  </w:t>
        </w:r>
      </w:ins>
    </w:p>
    <w:p w:rsidR="00554824" w:rsidRPr="00554824" w:rsidRDefault="00554824" w:rsidP="00554824">
      <w:pPr>
        <w:widowControl/>
        <w:numPr>
          <w:ilvl w:val="0"/>
          <w:numId w:val="38"/>
        </w:numPr>
        <w:spacing w:line="315" w:lineRule="atLeast"/>
        <w:ind w:left="1080"/>
        <w:jc w:val="left"/>
        <w:rPr>
          <w:ins w:id="137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7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cmd = calloc(1, sizeof(*cmd));  </w:t>
        </w:r>
      </w:ins>
    </w:p>
    <w:p w:rsidR="00554824" w:rsidRPr="00554824" w:rsidRDefault="00554824" w:rsidP="00554824">
      <w:pPr>
        <w:widowControl/>
        <w:numPr>
          <w:ilvl w:val="0"/>
          <w:numId w:val="38"/>
        </w:numPr>
        <w:spacing w:line="315" w:lineRule="atLeast"/>
        <w:ind w:left="1080"/>
        <w:jc w:val="left"/>
        <w:rPr>
          <w:ins w:id="137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7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cmd-&gt;func = func;  </w:t>
        </w:r>
      </w:ins>
    </w:p>
    <w:p w:rsidR="00554824" w:rsidRPr="00554824" w:rsidRDefault="00554824" w:rsidP="00554824">
      <w:pPr>
        <w:widowControl/>
        <w:numPr>
          <w:ilvl w:val="0"/>
          <w:numId w:val="38"/>
        </w:numPr>
        <w:spacing w:line="315" w:lineRule="atLeast"/>
        <w:ind w:left="1080"/>
        <w:jc w:val="left"/>
        <w:rPr>
          <w:ins w:id="137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7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cmd-&gt;args[0] = name;  </w:t>
        </w:r>
      </w:ins>
    </w:p>
    <w:p w:rsidR="00554824" w:rsidRPr="00554824" w:rsidRDefault="00554824" w:rsidP="00554824">
      <w:pPr>
        <w:widowControl/>
        <w:numPr>
          <w:ilvl w:val="0"/>
          <w:numId w:val="38"/>
        </w:numPr>
        <w:spacing w:line="315" w:lineRule="atLeast"/>
        <w:ind w:left="1080"/>
        <w:jc w:val="left"/>
        <w:rPr>
          <w:ins w:id="137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7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//将该command添加到Action的commands链表中  </w:t>
        </w:r>
      </w:ins>
    </w:p>
    <w:p w:rsidR="00554824" w:rsidRPr="00554824" w:rsidRDefault="00554824" w:rsidP="00554824">
      <w:pPr>
        <w:widowControl/>
        <w:numPr>
          <w:ilvl w:val="0"/>
          <w:numId w:val="38"/>
        </w:numPr>
        <w:spacing w:line="315" w:lineRule="atLeast"/>
        <w:ind w:left="1080"/>
        <w:jc w:val="left"/>
        <w:rPr>
          <w:ins w:id="137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7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    list_add_tail(&amp;act-&gt;commands, &amp;cmd-&gt;clist);  </w:t>
        </w:r>
      </w:ins>
    </w:p>
    <w:p w:rsidR="00554824" w:rsidRPr="00554824" w:rsidRDefault="00554824" w:rsidP="00554824">
      <w:pPr>
        <w:widowControl/>
        <w:numPr>
          <w:ilvl w:val="0"/>
          <w:numId w:val="38"/>
        </w:numPr>
        <w:spacing w:line="315" w:lineRule="atLeast"/>
        <w:ind w:left="1080"/>
        <w:jc w:val="left"/>
        <w:rPr>
          <w:ins w:id="138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8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//将该Action添加到action_list链表中  </w:t>
        </w:r>
      </w:ins>
    </w:p>
    <w:p w:rsidR="00554824" w:rsidRPr="00554824" w:rsidRDefault="00554824" w:rsidP="00554824">
      <w:pPr>
        <w:widowControl/>
        <w:numPr>
          <w:ilvl w:val="0"/>
          <w:numId w:val="38"/>
        </w:numPr>
        <w:spacing w:line="315" w:lineRule="atLeast"/>
        <w:ind w:left="1080"/>
        <w:jc w:val="left"/>
        <w:rPr>
          <w:ins w:id="138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8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list_add_tail(&amp;action_list, &amp;act-&gt;alist);  </w:t>
        </w:r>
      </w:ins>
    </w:p>
    <w:p w:rsidR="00554824" w:rsidRPr="00554824" w:rsidRDefault="00554824" w:rsidP="00554824">
      <w:pPr>
        <w:widowControl/>
        <w:numPr>
          <w:ilvl w:val="0"/>
          <w:numId w:val="38"/>
        </w:numPr>
        <w:spacing w:line="315" w:lineRule="atLeast"/>
        <w:ind w:left="1080"/>
        <w:jc w:val="left"/>
        <w:rPr>
          <w:ins w:id="138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8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//将该Action添加到待执行队列action_queue中  </w:t>
        </w:r>
      </w:ins>
    </w:p>
    <w:p w:rsidR="00554824" w:rsidRPr="00554824" w:rsidRDefault="00554824" w:rsidP="00554824">
      <w:pPr>
        <w:widowControl/>
        <w:numPr>
          <w:ilvl w:val="0"/>
          <w:numId w:val="38"/>
        </w:numPr>
        <w:spacing w:line="315" w:lineRule="atLeast"/>
        <w:ind w:left="1080"/>
        <w:jc w:val="left"/>
        <w:rPr>
          <w:ins w:id="138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8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action_add_queue_tail(act);  </w:t>
        </w:r>
      </w:ins>
    </w:p>
    <w:p w:rsidR="00554824" w:rsidRPr="00554824" w:rsidRDefault="00554824" w:rsidP="00554824">
      <w:pPr>
        <w:widowControl/>
        <w:numPr>
          <w:ilvl w:val="0"/>
          <w:numId w:val="38"/>
        </w:numPr>
        <w:spacing w:line="315" w:lineRule="atLeast"/>
        <w:ind w:left="1080"/>
        <w:jc w:val="left"/>
        <w:rPr>
          <w:ins w:id="138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8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outlineLvl w:val="3"/>
        <w:rPr>
          <w:ins w:id="1390" w:author="Unknown"/>
          <w:rFonts w:ascii="微软雅黑" w:eastAsia="微软雅黑" w:hAnsi="微软雅黑" w:cs="宋体" w:hint="eastAsia"/>
          <w:b/>
          <w:bCs/>
          <w:color w:val="323E32"/>
          <w:kern w:val="0"/>
          <w:sz w:val="24"/>
          <w:szCs w:val="24"/>
        </w:rPr>
      </w:pPr>
      <w:bookmarkStart w:id="1391" w:name="t25"/>
      <w:bookmarkEnd w:id="1391"/>
      <w:ins w:id="1392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 w:val="24"/>
            <w:szCs w:val="24"/>
          </w:rPr>
          <w:t>添加Action到待执行队列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39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9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init 进程通过action_for_each_trigger 和queue_builtin_action 函数向待执行队列action_queue依次添加了以下Action：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39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96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39"/>
        </w:numPr>
        <w:spacing w:line="315" w:lineRule="atLeast"/>
        <w:ind w:left="1080"/>
        <w:jc w:val="left"/>
        <w:rPr>
          <w:ins w:id="139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39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action_for_each_trigger("early-init", action_add_queue_tail);  </w:t>
        </w:r>
      </w:ins>
    </w:p>
    <w:p w:rsidR="00554824" w:rsidRPr="00554824" w:rsidRDefault="00554824" w:rsidP="00554824">
      <w:pPr>
        <w:widowControl/>
        <w:numPr>
          <w:ilvl w:val="0"/>
          <w:numId w:val="39"/>
        </w:numPr>
        <w:spacing w:line="315" w:lineRule="atLeast"/>
        <w:ind w:left="1080"/>
        <w:jc w:val="left"/>
        <w:rPr>
          <w:ins w:id="139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0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queue_builtin_action(wait_for_coldboot_done_action, "wait_for_coldboot_done");  </w:t>
        </w:r>
      </w:ins>
    </w:p>
    <w:p w:rsidR="00554824" w:rsidRPr="00554824" w:rsidRDefault="00554824" w:rsidP="00554824">
      <w:pPr>
        <w:widowControl/>
        <w:numPr>
          <w:ilvl w:val="0"/>
          <w:numId w:val="39"/>
        </w:numPr>
        <w:spacing w:line="315" w:lineRule="atLeast"/>
        <w:ind w:left="1080"/>
        <w:jc w:val="left"/>
        <w:rPr>
          <w:ins w:id="140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0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queue_builtin_action(keychord_init_action, "keychord_init");  </w:t>
        </w:r>
      </w:ins>
    </w:p>
    <w:p w:rsidR="00554824" w:rsidRPr="00554824" w:rsidRDefault="00554824" w:rsidP="00554824">
      <w:pPr>
        <w:widowControl/>
        <w:numPr>
          <w:ilvl w:val="0"/>
          <w:numId w:val="39"/>
        </w:numPr>
        <w:spacing w:line="315" w:lineRule="atLeast"/>
        <w:ind w:left="1080"/>
        <w:jc w:val="left"/>
        <w:rPr>
          <w:ins w:id="140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0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queue_builtin_action(console_init_action, "console_init");  </w:t>
        </w:r>
      </w:ins>
    </w:p>
    <w:p w:rsidR="00554824" w:rsidRPr="00554824" w:rsidRDefault="00554824" w:rsidP="00554824">
      <w:pPr>
        <w:widowControl/>
        <w:numPr>
          <w:ilvl w:val="0"/>
          <w:numId w:val="39"/>
        </w:numPr>
        <w:spacing w:line="315" w:lineRule="atLeast"/>
        <w:ind w:left="1080"/>
        <w:jc w:val="left"/>
        <w:rPr>
          <w:ins w:id="140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0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</w:t>
        </w:r>
      </w:ins>
    </w:p>
    <w:p w:rsidR="00554824" w:rsidRPr="00554824" w:rsidRDefault="00554824" w:rsidP="00554824">
      <w:pPr>
        <w:widowControl/>
        <w:numPr>
          <w:ilvl w:val="0"/>
          <w:numId w:val="39"/>
        </w:numPr>
        <w:spacing w:line="315" w:lineRule="atLeast"/>
        <w:ind w:left="1080"/>
        <w:jc w:val="left"/>
        <w:rPr>
          <w:ins w:id="140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0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action_for_each_trigger("init", action_add_queue_tail);  </w:t>
        </w:r>
      </w:ins>
    </w:p>
    <w:p w:rsidR="00554824" w:rsidRPr="00554824" w:rsidRDefault="00554824" w:rsidP="00554824">
      <w:pPr>
        <w:widowControl/>
        <w:numPr>
          <w:ilvl w:val="0"/>
          <w:numId w:val="39"/>
        </w:numPr>
        <w:spacing w:line="315" w:lineRule="atLeast"/>
        <w:ind w:left="1080"/>
        <w:jc w:val="left"/>
        <w:rPr>
          <w:ins w:id="140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1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</w:t>
        </w:r>
      </w:ins>
    </w:p>
    <w:p w:rsidR="00554824" w:rsidRPr="00554824" w:rsidRDefault="00554824" w:rsidP="00554824">
      <w:pPr>
        <w:widowControl/>
        <w:numPr>
          <w:ilvl w:val="0"/>
          <w:numId w:val="39"/>
        </w:numPr>
        <w:spacing w:line="315" w:lineRule="atLeast"/>
        <w:ind w:left="1080"/>
        <w:jc w:val="left"/>
        <w:rPr>
          <w:ins w:id="141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1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action_for_each_trigger("early-fs", action_add_queue_tail);  </w:t>
        </w:r>
      </w:ins>
    </w:p>
    <w:p w:rsidR="00554824" w:rsidRPr="00554824" w:rsidRDefault="00554824" w:rsidP="00554824">
      <w:pPr>
        <w:widowControl/>
        <w:numPr>
          <w:ilvl w:val="0"/>
          <w:numId w:val="39"/>
        </w:numPr>
        <w:spacing w:line="315" w:lineRule="atLeast"/>
        <w:ind w:left="1080"/>
        <w:jc w:val="left"/>
        <w:rPr>
          <w:ins w:id="141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1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action_for_each_trigger("fs", action_add_queue_tail);  </w:t>
        </w:r>
      </w:ins>
    </w:p>
    <w:p w:rsidR="00554824" w:rsidRPr="00554824" w:rsidRDefault="00554824" w:rsidP="00554824">
      <w:pPr>
        <w:widowControl/>
        <w:numPr>
          <w:ilvl w:val="0"/>
          <w:numId w:val="39"/>
        </w:numPr>
        <w:spacing w:line="315" w:lineRule="atLeast"/>
        <w:ind w:left="1080"/>
        <w:jc w:val="left"/>
        <w:rPr>
          <w:ins w:id="141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1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action_for_each_trigger("post-fs", action_add_queue_tail);  </w:t>
        </w:r>
      </w:ins>
    </w:p>
    <w:p w:rsidR="00554824" w:rsidRPr="00554824" w:rsidRDefault="00554824" w:rsidP="00554824">
      <w:pPr>
        <w:widowControl/>
        <w:numPr>
          <w:ilvl w:val="0"/>
          <w:numId w:val="39"/>
        </w:numPr>
        <w:spacing w:line="315" w:lineRule="atLeast"/>
        <w:ind w:left="1080"/>
        <w:jc w:val="left"/>
        <w:rPr>
          <w:ins w:id="141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1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(!is_charger) {  </w:t>
        </w:r>
      </w:ins>
    </w:p>
    <w:p w:rsidR="00554824" w:rsidRPr="00554824" w:rsidRDefault="00554824" w:rsidP="00554824">
      <w:pPr>
        <w:widowControl/>
        <w:numPr>
          <w:ilvl w:val="0"/>
          <w:numId w:val="39"/>
        </w:numPr>
        <w:spacing w:line="315" w:lineRule="atLeast"/>
        <w:ind w:left="1080"/>
        <w:jc w:val="left"/>
        <w:rPr>
          <w:ins w:id="141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2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        //action_for_each_trigger("post-fs", action_add_queue_tail);  </w:t>
        </w:r>
      </w:ins>
    </w:p>
    <w:p w:rsidR="00554824" w:rsidRPr="00554824" w:rsidRDefault="00554824" w:rsidP="00554824">
      <w:pPr>
        <w:widowControl/>
        <w:numPr>
          <w:ilvl w:val="0"/>
          <w:numId w:val="39"/>
        </w:numPr>
        <w:spacing w:line="315" w:lineRule="atLeast"/>
        <w:ind w:left="1080"/>
        <w:jc w:val="left"/>
        <w:rPr>
          <w:ins w:id="142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2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action_for_each_trigger("post-fs-data", action_add_queue_tail);  </w:t>
        </w:r>
      </w:ins>
    </w:p>
    <w:p w:rsidR="00554824" w:rsidRPr="00554824" w:rsidRDefault="00554824" w:rsidP="00554824">
      <w:pPr>
        <w:widowControl/>
        <w:numPr>
          <w:ilvl w:val="0"/>
          <w:numId w:val="39"/>
        </w:numPr>
        <w:spacing w:line="315" w:lineRule="atLeast"/>
        <w:ind w:left="1080"/>
        <w:jc w:val="left"/>
        <w:rPr>
          <w:ins w:id="142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2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39"/>
        </w:numPr>
        <w:spacing w:line="315" w:lineRule="atLeast"/>
        <w:ind w:left="1080"/>
        <w:jc w:val="left"/>
        <w:rPr>
          <w:ins w:id="142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2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queue_builtin_action(property_service_init_action, "property_service_init");  </w:t>
        </w:r>
      </w:ins>
    </w:p>
    <w:p w:rsidR="00554824" w:rsidRPr="00554824" w:rsidRDefault="00554824" w:rsidP="00554824">
      <w:pPr>
        <w:widowControl/>
        <w:numPr>
          <w:ilvl w:val="0"/>
          <w:numId w:val="39"/>
        </w:numPr>
        <w:spacing w:line="315" w:lineRule="atLeast"/>
        <w:ind w:left="1080"/>
        <w:jc w:val="left"/>
        <w:rPr>
          <w:ins w:id="142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2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queue_builtin_action(signal_init_action, "signal_init");  </w:t>
        </w:r>
      </w:ins>
    </w:p>
    <w:p w:rsidR="00554824" w:rsidRPr="00554824" w:rsidRDefault="00554824" w:rsidP="00554824">
      <w:pPr>
        <w:widowControl/>
        <w:numPr>
          <w:ilvl w:val="0"/>
          <w:numId w:val="39"/>
        </w:numPr>
        <w:spacing w:line="315" w:lineRule="atLeast"/>
        <w:ind w:left="1080"/>
        <w:jc w:val="left"/>
        <w:rPr>
          <w:ins w:id="142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3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queue_builtin_action(check_startup_action, "check_startup");  </w:t>
        </w:r>
      </w:ins>
    </w:p>
    <w:p w:rsidR="00554824" w:rsidRPr="00554824" w:rsidRDefault="00554824" w:rsidP="00554824">
      <w:pPr>
        <w:widowControl/>
        <w:numPr>
          <w:ilvl w:val="0"/>
          <w:numId w:val="39"/>
        </w:numPr>
        <w:spacing w:line="315" w:lineRule="atLeast"/>
        <w:ind w:left="1080"/>
        <w:jc w:val="left"/>
        <w:rPr>
          <w:ins w:id="143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3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(!strcmp(bootmode, "alarm")) {  </w:t>
        </w:r>
      </w:ins>
    </w:p>
    <w:p w:rsidR="00554824" w:rsidRPr="00554824" w:rsidRDefault="00554824" w:rsidP="00554824">
      <w:pPr>
        <w:widowControl/>
        <w:numPr>
          <w:ilvl w:val="0"/>
          <w:numId w:val="39"/>
        </w:numPr>
        <w:spacing w:line="315" w:lineRule="atLeast"/>
        <w:ind w:left="1080"/>
        <w:jc w:val="left"/>
        <w:rPr>
          <w:ins w:id="143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3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action_for_each_trigger("alarm", action_add_queue_tail);  </w:t>
        </w:r>
      </w:ins>
    </w:p>
    <w:p w:rsidR="00554824" w:rsidRPr="00554824" w:rsidRDefault="00554824" w:rsidP="00554824">
      <w:pPr>
        <w:widowControl/>
        <w:numPr>
          <w:ilvl w:val="0"/>
          <w:numId w:val="39"/>
        </w:numPr>
        <w:spacing w:line="315" w:lineRule="atLeast"/>
        <w:ind w:left="1080"/>
        <w:jc w:val="left"/>
        <w:rPr>
          <w:ins w:id="143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3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39"/>
        </w:numPr>
        <w:spacing w:line="315" w:lineRule="atLeast"/>
        <w:ind w:left="1080"/>
        <w:jc w:val="left"/>
        <w:rPr>
          <w:ins w:id="143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3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(is_charger) {  </w:t>
        </w:r>
      </w:ins>
    </w:p>
    <w:p w:rsidR="00554824" w:rsidRPr="00554824" w:rsidRDefault="00554824" w:rsidP="00554824">
      <w:pPr>
        <w:widowControl/>
        <w:numPr>
          <w:ilvl w:val="0"/>
          <w:numId w:val="39"/>
        </w:numPr>
        <w:spacing w:line="315" w:lineRule="atLeast"/>
        <w:ind w:left="1080"/>
        <w:jc w:val="left"/>
        <w:rPr>
          <w:ins w:id="143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4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action_for_each_trigger("charger", action_add_queue_tail);  </w:t>
        </w:r>
      </w:ins>
    </w:p>
    <w:p w:rsidR="00554824" w:rsidRPr="00554824" w:rsidRDefault="00554824" w:rsidP="00554824">
      <w:pPr>
        <w:widowControl/>
        <w:numPr>
          <w:ilvl w:val="0"/>
          <w:numId w:val="39"/>
        </w:numPr>
        <w:spacing w:line="315" w:lineRule="atLeast"/>
        <w:ind w:left="1080"/>
        <w:jc w:val="left"/>
        <w:rPr>
          <w:ins w:id="144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4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else {  </w:t>
        </w:r>
      </w:ins>
    </w:p>
    <w:p w:rsidR="00554824" w:rsidRPr="00554824" w:rsidRDefault="00554824" w:rsidP="00554824">
      <w:pPr>
        <w:widowControl/>
        <w:numPr>
          <w:ilvl w:val="0"/>
          <w:numId w:val="39"/>
        </w:numPr>
        <w:spacing w:line="315" w:lineRule="atLeast"/>
        <w:ind w:left="1080"/>
        <w:jc w:val="left"/>
        <w:rPr>
          <w:ins w:id="144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4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action_for_each_trigger("early-boot", action_add_queue_tail);  </w:t>
        </w:r>
      </w:ins>
    </w:p>
    <w:p w:rsidR="00554824" w:rsidRPr="00554824" w:rsidRDefault="00554824" w:rsidP="00554824">
      <w:pPr>
        <w:widowControl/>
        <w:numPr>
          <w:ilvl w:val="0"/>
          <w:numId w:val="39"/>
        </w:numPr>
        <w:spacing w:line="315" w:lineRule="atLeast"/>
        <w:ind w:left="1080"/>
        <w:jc w:val="left"/>
        <w:rPr>
          <w:ins w:id="144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4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action_for_each_trigger("boot", action_add_queue_tail);  </w:t>
        </w:r>
      </w:ins>
    </w:p>
    <w:p w:rsidR="00554824" w:rsidRPr="00554824" w:rsidRDefault="00554824" w:rsidP="00554824">
      <w:pPr>
        <w:widowControl/>
        <w:numPr>
          <w:ilvl w:val="0"/>
          <w:numId w:val="39"/>
        </w:numPr>
        <w:spacing w:line="315" w:lineRule="atLeast"/>
        <w:ind w:left="1080"/>
        <w:jc w:val="left"/>
        <w:rPr>
          <w:ins w:id="144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4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39"/>
        </w:numPr>
        <w:spacing w:line="315" w:lineRule="atLeast"/>
        <w:ind w:left="1080"/>
        <w:jc w:val="left"/>
        <w:rPr>
          <w:ins w:id="144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5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</w:t>
        </w:r>
      </w:ins>
    </w:p>
    <w:p w:rsidR="00554824" w:rsidRPr="00554824" w:rsidRDefault="00554824" w:rsidP="00554824">
      <w:pPr>
        <w:widowControl/>
        <w:numPr>
          <w:ilvl w:val="0"/>
          <w:numId w:val="39"/>
        </w:numPr>
        <w:spacing w:line="315" w:lineRule="atLeast"/>
        <w:ind w:left="1080"/>
        <w:jc w:val="left"/>
        <w:rPr>
          <w:ins w:id="145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5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queue_builtin_action(queue_property_triggers_action, "queue_property_triggers");  </w:t>
        </w:r>
      </w:ins>
    </w:p>
    <w:p w:rsidR="00554824" w:rsidRPr="00554824" w:rsidRDefault="00554824" w:rsidP="00554824">
      <w:pPr>
        <w:widowControl/>
        <w:numPr>
          <w:ilvl w:val="0"/>
          <w:numId w:val="39"/>
        </w:numPr>
        <w:spacing w:line="315" w:lineRule="atLeast"/>
        <w:ind w:left="1080"/>
        <w:jc w:val="left"/>
        <w:rPr>
          <w:ins w:id="145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5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#if BOOTCHART  </w:t>
        </w:r>
      </w:ins>
    </w:p>
    <w:p w:rsidR="00554824" w:rsidRPr="00554824" w:rsidRDefault="00554824" w:rsidP="00554824">
      <w:pPr>
        <w:widowControl/>
        <w:numPr>
          <w:ilvl w:val="0"/>
          <w:numId w:val="39"/>
        </w:numPr>
        <w:spacing w:line="315" w:lineRule="atLeast"/>
        <w:ind w:left="1080"/>
        <w:jc w:val="left"/>
        <w:rPr>
          <w:ins w:id="145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5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queue_builtin_action(bootchart_init_action, "bootchart_init");  </w:t>
        </w:r>
      </w:ins>
    </w:p>
    <w:p w:rsidR="00554824" w:rsidRPr="00554824" w:rsidRDefault="00554824" w:rsidP="00554824">
      <w:pPr>
        <w:widowControl/>
        <w:numPr>
          <w:ilvl w:val="0"/>
          <w:numId w:val="39"/>
        </w:numPr>
        <w:spacing w:line="315" w:lineRule="atLeast"/>
        <w:ind w:left="1080"/>
        <w:jc w:val="left"/>
        <w:rPr>
          <w:ins w:id="145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5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#endif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45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323E32"/>
          <w:kern w:val="0"/>
          <w:szCs w:val="21"/>
        </w:rPr>
        <w:lastRenderedPageBreak/>
        <w:drawing>
          <wp:inline distT="0" distB="0" distL="0" distR="0">
            <wp:extent cx="2076450" cy="7467600"/>
            <wp:effectExtent l="19050" t="0" r="0" b="0"/>
            <wp:docPr id="38" name="图片 38" descr="http://img.blog.csdn.net/20130606150716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mg.blog.csdn.net/2013060615071689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746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46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6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early-init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查看init.rc中的相应字符段为start ueventd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 xml:space="preserve">这个action主要目的是通过early-init启动ueventd服务，这个服务负责uevent(user 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space event)的处理，uevent是内核向用户空间发出的一个时间通知，使应用程序能够有机会对该event做出反应。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46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6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wait_for_coldboot_done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 xml:space="preserve">android </w:t>
        </w:r>
        <w:proofErr w:type="gramStart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冷过程</w:t>
        </w:r>
        <w:proofErr w:type="gramEnd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结束后会生成dev/.coldboot_done文件，wait_for_coldboot_done这个action会等待dev /.coldboot_done文件的生成，等待时长为5s。当然这个action不会阻塞android的冷启动过程，它会每查询一次就会休眠 0.1s，直到冷启动结束。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46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65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40"/>
        </w:numPr>
        <w:spacing w:line="315" w:lineRule="atLeast"/>
        <w:ind w:left="1080"/>
        <w:jc w:val="left"/>
        <w:rPr>
          <w:ins w:id="146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6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static int wait_for_coldboot_done_action(int nargs, char **args)  </w:t>
        </w:r>
      </w:ins>
    </w:p>
    <w:p w:rsidR="00554824" w:rsidRPr="00554824" w:rsidRDefault="00554824" w:rsidP="00554824">
      <w:pPr>
        <w:widowControl/>
        <w:numPr>
          <w:ilvl w:val="0"/>
          <w:numId w:val="40"/>
        </w:numPr>
        <w:spacing w:line="315" w:lineRule="atLeast"/>
        <w:ind w:left="1080"/>
        <w:jc w:val="left"/>
        <w:rPr>
          <w:ins w:id="146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6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40"/>
        </w:numPr>
        <w:spacing w:line="315" w:lineRule="atLeast"/>
        <w:ind w:left="1080"/>
        <w:jc w:val="left"/>
        <w:rPr>
          <w:ins w:id="147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7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int ret;  </w:t>
        </w:r>
      </w:ins>
    </w:p>
    <w:p w:rsidR="00554824" w:rsidRPr="00554824" w:rsidRDefault="00554824" w:rsidP="00554824">
      <w:pPr>
        <w:widowControl/>
        <w:numPr>
          <w:ilvl w:val="0"/>
          <w:numId w:val="40"/>
        </w:numPr>
        <w:spacing w:line="315" w:lineRule="atLeast"/>
        <w:ind w:left="1080"/>
        <w:jc w:val="left"/>
        <w:rPr>
          <w:ins w:id="147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7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INFO("wait for %s\n", coldboot_done);  </w:t>
        </w:r>
      </w:ins>
    </w:p>
    <w:p w:rsidR="00554824" w:rsidRPr="00554824" w:rsidRDefault="00554824" w:rsidP="00554824">
      <w:pPr>
        <w:widowControl/>
        <w:numPr>
          <w:ilvl w:val="0"/>
          <w:numId w:val="40"/>
        </w:numPr>
        <w:spacing w:line="315" w:lineRule="atLeast"/>
        <w:ind w:left="1080"/>
        <w:jc w:val="left"/>
        <w:rPr>
          <w:ins w:id="147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7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  /dev/.coldboot_done  </w:t>
        </w:r>
      </w:ins>
    </w:p>
    <w:p w:rsidR="00554824" w:rsidRPr="00554824" w:rsidRDefault="00554824" w:rsidP="00554824">
      <w:pPr>
        <w:widowControl/>
        <w:numPr>
          <w:ilvl w:val="0"/>
          <w:numId w:val="40"/>
        </w:numPr>
        <w:spacing w:line="315" w:lineRule="atLeast"/>
        <w:ind w:left="1080"/>
        <w:jc w:val="left"/>
        <w:rPr>
          <w:ins w:id="147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7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//#define COMMAND_RETRY_TIMEOUT 5  </w:t>
        </w:r>
      </w:ins>
    </w:p>
    <w:p w:rsidR="00554824" w:rsidRPr="00554824" w:rsidRDefault="00554824" w:rsidP="00554824">
      <w:pPr>
        <w:widowControl/>
        <w:numPr>
          <w:ilvl w:val="0"/>
          <w:numId w:val="40"/>
        </w:numPr>
        <w:spacing w:line="315" w:lineRule="atLeast"/>
        <w:ind w:left="1080"/>
        <w:jc w:val="left"/>
        <w:rPr>
          <w:ins w:id="147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7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ret = wait_for_file(coldboot_done, COMMAND_RETRY_TIMEOUT);  </w:t>
        </w:r>
      </w:ins>
    </w:p>
    <w:p w:rsidR="00554824" w:rsidRPr="00554824" w:rsidRDefault="00554824" w:rsidP="00554824">
      <w:pPr>
        <w:widowControl/>
        <w:numPr>
          <w:ilvl w:val="0"/>
          <w:numId w:val="40"/>
        </w:numPr>
        <w:spacing w:line="315" w:lineRule="atLeast"/>
        <w:ind w:left="1080"/>
        <w:jc w:val="left"/>
        <w:rPr>
          <w:ins w:id="148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8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(ret)  </w:t>
        </w:r>
      </w:ins>
    </w:p>
    <w:p w:rsidR="00554824" w:rsidRPr="00554824" w:rsidRDefault="00554824" w:rsidP="00554824">
      <w:pPr>
        <w:widowControl/>
        <w:numPr>
          <w:ilvl w:val="0"/>
          <w:numId w:val="40"/>
        </w:numPr>
        <w:spacing w:line="315" w:lineRule="atLeast"/>
        <w:ind w:left="1080"/>
        <w:jc w:val="left"/>
        <w:rPr>
          <w:ins w:id="148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8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ERROR("Timed out waiting for %s\n", coldboot_done);  </w:t>
        </w:r>
      </w:ins>
    </w:p>
    <w:p w:rsidR="00554824" w:rsidRPr="00554824" w:rsidRDefault="00554824" w:rsidP="00554824">
      <w:pPr>
        <w:widowControl/>
        <w:numPr>
          <w:ilvl w:val="0"/>
          <w:numId w:val="40"/>
        </w:numPr>
        <w:spacing w:line="315" w:lineRule="atLeast"/>
        <w:ind w:left="1080"/>
        <w:jc w:val="left"/>
        <w:rPr>
          <w:ins w:id="148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8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return ret;  </w:t>
        </w:r>
      </w:ins>
    </w:p>
    <w:p w:rsidR="00554824" w:rsidRPr="00554824" w:rsidRDefault="00554824" w:rsidP="00554824">
      <w:pPr>
        <w:widowControl/>
        <w:numPr>
          <w:ilvl w:val="0"/>
          <w:numId w:val="40"/>
        </w:numPr>
        <w:spacing w:line="315" w:lineRule="atLeast"/>
        <w:ind w:left="1080"/>
        <w:jc w:val="left"/>
        <w:rPr>
          <w:ins w:id="148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8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48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8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keychord_init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49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9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keychord是组合按键，Android暂时还不支持keychord机制，keychord机制就是在init.rc文件中为每个服务配置组合键，在服务解析时为指定服务设置相应的键码值。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49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93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41"/>
        </w:numPr>
        <w:spacing w:line="315" w:lineRule="atLeast"/>
        <w:ind w:left="1080"/>
        <w:jc w:val="left"/>
        <w:rPr>
          <w:ins w:id="149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9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static int keychord_init_action(int nargs, char **args)  </w:t>
        </w:r>
      </w:ins>
    </w:p>
    <w:p w:rsidR="00554824" w:rsidRPr="00554824" w:rsidRDefault="00554824" w:rsidP="00554824">
      <w:pPr>
        <w:widowControl/>
        <w:numPr>
          <w:ilvl w:val="0"/>
          <w:numId w:val="41"/>
        </w:numPr>
        <w:spacing w:line="315" w:lineRule="atLeast"/>
        <w:ind w:left="1080"/>
        <w:jc w:val="left"/>
        <w:rPr>
          <w:ins w:id="149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9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41"/>
        </w:numPr>
        <w:spacing w:line="315" w:lineRule="atLeast"/>
        <w:ind w:left="1080"/>
        <w:jc w:val="left"/>
        <w:rPr>
          <w:ins w:id="149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49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keychord_init();  </w:t>
        </w:r>
      </w:ins>
    </w:p>
    <w:p w:rsidR="00554824" w:rsidRPr="00554824" w:rsidRDefault="00554824" w:rsidP="00554824">
      <w:pPr>
        <w:widowControl/>
        <w:numPr>
          <w:ilvl w:val="0"/>
          <w:numId w:val="41"/>
        </w:numPr>
        <w:spacing w:line="315" w:lineRule="atLeast"/>
        <w:ind w:left="1080"/>
        <w:jc w:val="left"/>
        <w:rPr>
          <w:ins w:id="150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0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return 0;  </w:t>
        </w:r>
      </w:ins>
    </w:p>
    <w:p w:rsidR="00554824" w:rsidRPr="00554824" w:rsidRDefault="00554824" w:rsidP="00554824">
      <w:pPr>
        <w:widowControl/>
        <w:numPr>
          <w:ilvl w:val="0"/>
          <w:numId w:val="41"/>
        </w:numPr>
        <w:spacing w:line="315" w:lineRule="atLeast"/>
        <w:ind w:left="1080"/>
        <w:jc w:val="left"/>
        <w:rPr>
          <w:ins w:id="150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0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50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0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调用keychord_init函数来初始化组合键机制。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50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07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42"/>
        </w:numPr>
        <w:spacing w:line="315" w:lineRule="atLeast"/>
        <w:ind w:left="1080"/>
        <w:jc w:val="left"/>
        <w:rPr>
          <w:ins w:id="150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0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void keychord_init()  </w:t>
        </w:r>
      </w:ins>
    </w:p>
    <w:p w:rsidR="00554824" w:rsidRPr="00554824" w:rsidRDefault="00554824" w:rsidP="00554824">
      <w:pPr>
        <w:widowControl/>
        <w:numPr>
          <w:ilvl w:val="0"/>
          <w:numId w:val="42"/>
        </w:numPr>
        <w:spacing w:line="315" w:lineRule="atLeast"/>
        <w:ind w:left="1080"/>
        <w:jc w:val="left"/>
        <w:rPr>
          <w:ins w:id="151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1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42"/>
        </w:numPr>
        <w:spacing w:line="315" w:lineRule="atLeast"/>
        <w:ind w:left="1080"/>
        <w:jc w:val="left"/>
        <w:rPr>
          <w:ins w:id="151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1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int fd, ret;  </w:t>
        </w:r>
      </w:ins>
    </w:p>
    <w:p w:rsidR="00554824" w:rsidRPr="00554824" w:rsidRDefault="00554824" w:rsidP="00554824">
      <w:pPr>
        <w:widowControl/>
        <w:numPr>
          <w:ilvl w:val="0"/>
          <w:numId w:val="42"/>
        </w:numPr>
        <w:spacing w:line="315" w:lineRule="atLeast"/>
        <w:ind w:left="1080"/>
        <w:jc w:val="left"/>
        <w:rPr>
          <w:ins w:id="151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1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//遍历service_list链表，为每个service分配keychord_id  </w:t>
        </w:r>
      </w:ins>
    </w:p>
    <w:p w:rsidR="00554824" w:rsidRPr="00554824" w:rsidRDefault="00554824" w:rsidP="00554824">
      <w:pPr>
        <w:widowControl/>
        <w:numPr>
          <w:ilvl w:val="0"/>
          <w:numId w:val="42"/>
        </w:numPr>
        <w:spacing w:line="315" w:lineRule="atLeast"/>
        <w:ind w:left="1080"/>
        <w:jc w:val="left"/>
        <w:rPr>
          <w:ins w:id="151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1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service_for_each(add_service_keycodes);  </w:t>
        </w:r>
      </w:ins>
    </w:p>
    <w:p w:rsidR="00554824" w:rsidRPr="00554824" w:rsidRDefault="00554824" w:rsidP="00554824">
      <w:pPr>
        <w:widowControl/>
        <w:numPr>
          <w:ilvl w:val="0"/>
          <w:numId w:val="42"/>
        </w:numPr>
        <w:spacing w:line="315" w:lineRule="atLeast"/>
        <w:ind w:left="1080"/>
        <w:jc w:val="left"/>
        <w:rPr>
          <w:ins w:id="151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1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</w:t>
        </w:r>
      </w:ins>
    </w:p>
    <w:p w:rsidR="00554824" w:rsidRPr="00554824" w:rsidRDefault="00554824" w:rsidP="00554824">
      <w:pPr>
        <w:widowControl/>
        <w:numPr>
          <w:ilvl w:val="0"/>
          <w:numId w:val="42"/>
        </w:numPr>
        <w:spacing w:line="315" w:lineRule="atLeast"/>
        <w:ind w:left="1080"/>
        <w:jc w:val="left"/>
        <w:rPr>
          <w:ins w:id="152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2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</w:t>
        </w:r>
      </w:ins>
    </w:p>
    <w:p w:rsidR="00554824" w:rsidRPr="00554824" w:rsidRDefault="00554824" w:rsidP="00554824">
      <w:pPr>
        <w:widowControl/>
        <w:numPr>
          <w:ilvl w:val="0"/>
          <w:numId w:val="42"/>
        </w:numPr>
        <w:spacing w:line="315" w:lineRule="atLeast"/>
        <w:ind w:left="1080"/>
        <w:jc w:val="left"/>
        <w:rPr>
          <w:ins w:id="152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2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(!keychords)  </w:t>
        </w:r>
      </w:ins>
    </w:p>
    <w:p w:rsidR="00554824" w:rsidRPr="00554824" w:rsidRDefault="00554824" w:rsidP="00554824">
      <w:pPr>
        <w:widowControl/>
        <w:numPr>
          <w:ilvl w:val="0"/>
          <w:numId w:val="42"/>
        </w:numPr>
        <w:spacing w:line="315" w:lineRule="atLeast"/>
        <w:ind w:left="1080"/>
        <w:jc w:val="left"/>
        <w:rPr>
          <w:ins w:id="152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2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return;  </w:t>
        </w:r>
      </w:ins>
    </w:p>
    <w:p w:rsidR="00554824" w:rsidRPr="00554824" w:rsidRDefault="00554824" w:rsidP="00554824">
      <w:pPr>
        <w:widowControl/>
        <w:numPr>
          <w:ilvl w:val="0"/>
          <w:numId w:val="42"/>
        </w:numPr>
        <w:spacing w:line="315" w:lineRule="atLeast"/>
        <w:ind w:left="1080"/>
        <w:jc w:val="left"/>
        <w:rPr>
          <w:ins w:id="152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2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//打开/dev/keychord设备文件  </w:t>
        </w:r>
      </w:ins>
    </w:p>
    <w:p w:rsidR="00554824" w:rsidRPr="00554824" w:rsidRDefault="00554824" w:rsidP="00554824">
      <w:pPr>
        <w:widowControl/>
        <w:numPr>
          <w:ilvl w:val="0"/>
          <w:numId w:val="42"/>
        </w:numPr>
        <w:spacing w:line="315" w:lineRule="atLeast"/>
        <w:ind w:left="1080"/>
        <w:jc w:val="left"/>
        <w:rPr>
          <w:ins w:id="152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2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fd = open("/dev/keychord", O_RDWR);  </w:t>
        </w:r>
      </w:ins>
    </w:p>
    <w:p w:rsidR="00554824" w:rsidRPr="00554824" w:rsidRDefault="00554824" w:rsidP="00554824">
      <w:pPr>
        <w:widowControl/>
        <w:numPr>
          <w:ilvl w:val="0"/>
          <w:numId w:val="42"/>
        </w:numPr>
        <w:spacing w:line="315" w:lineRule="atLeast"/>
        <w:ind w:left="1080"/>
        <w:jc w:val="left"/>
        <w:rPr>
          <w:ins w:id="153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3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(fd &lt; 0) {  </w:t>
        </w:r>
      </w:ins>
    </w:p>
    <w:p w:rsidR="00554824" w:rsidRPr="00554824" w:rsidRDefault="00554824" w:rsidP="00554824">
      <w:pPr>
        <w:widowControl/>
        <w:numPr>
          <w:ilvl w:val="0"/>
          <w:numId w:val="42"/>
        </w:numPr>
        <w:spacing w:line="315" w:lineRule="atLeast"/>
        <w:ind w:left="1080"/>
        <w:jc w:val="left"/>
        <w:rPr>
          <w:ins w:id="153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3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ERROR("could not open /dev/keychord\n");  </w:t>
        </w:r>
      </w:ins>
    </w:p>
    <w:p w:rsidR="00554824" w:rsidRPr="00554824" w:rsidRDefault="00554824" w:rsidP="00554824">
      <w:pPr>
        <w:widowControl/>
        <w:numPr>
          <w:ilvl w:val="0"/>
          <w:numId w:val="42"/>
        </w:numPr>
        <w:spacing w:line="315" w:lineRule="atLeast"/>
        <w:ind w:left="1080"/>
        <w:jc w:val="left"/>
        <w:rPr>
          <w:ins w:id="153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3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return;  </w:t>
        </w:r>
      </w:ins>
    </w:p>
    <w:p w:rsidR="00554824" w:rsidRPr="00554824" w:rsidRDefault="00554824" w:rsidP="00554824">
      <w:pPr>
        <w:widowControl/>
        <w:numPr>
          <w:ilvl w:val="0"/>
          <w:numId w:val="42"/>
        </w:numPr>
        <w:spacing w:line="315" w:lineRule="atLeast"/>
        <w:ind w:left="1080"/>
        <w:jc w:val="left"/>
        <w:rPr>
          <w:ins w:id="153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3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42"/>
        </w:numPr>
        <w:spacing w:line="315" w:lineRule="atLeast"/>
        <w:ind w:left="1080"/>
        <w:jc w:val="left"/>
        <w:rPr>
          <w:ins w:id="153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3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    //设置设备属性  </w:t>
        </w:r>
      </w:ins>
    </w:p>
    <w:p w:rsidR="00554824" w:rsidRPr="00554824" w:rsidRDefault="00554824" w:rsidP="00554824">
      <w:pPr>
        <w:widowControl/>
        <w:numPr>
          <w:ilvl w:val="0"/>
          <w:numId w:val="42"/>
        </w:numPr>
        <w:spacing w:line="315" w:lineRule="atLeast"/>
        <w:ind w:left="1080"/>
        <w:jc w:val="left"/>
        <w:rPr>
          <w:ins w:id="154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4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fcntl(fd, F_SETFD, FD_CLOEXEC);  </w:t>
        </w:r>
      </w:ins>
    </w:p>
    <w:p w:rsidR="00554824" w:rsidRPr="00554824" w:rsidRDefault="00554824" w:rsidP="00554824">
      <w:pPr>
        <w:widowControl/>
        <w:numPr>
          <w:ilvl w:val="0"/>
          <w:numId w:val="42"/>
        </w:numPr>
        <w:spacing w:line="315" w:lineRule="atLeast"/>
        <w:ind w:left="1080"/>
        <w:jc w:val="left"/>
        <w:rPr>
          <w:ins w:id="154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4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//将keychords数组内容写入设备文件中  </w:t>
        </w:r>
      </w:ins>
    </w:p>
    <w:p w:rsidR="00554824" w:rsidRPr="00554824" w:rsidRDefault="00554824" w:rsidP="00554824">
      <w:pPr>
        <w:widowControl/>
        <w:numPr>
          <w:ilvl w:val="0"/>
          <w:numId w:val="42"/>
        </w:numPr>
        <w:spacing w:line="315" w:lineRule="atLeast"/>
        <w:ind w:left="1080"/>
        <w:jc w:val="left"/>
        <w:rPr>
          <w:ins w:id="154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4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ret = write(fd, keychords, keychords_length);  </w:t>
        </w:r>
      </w:ins>
    </w:p>
    <w:p w:rsidR="00554824" w:rsidRPr="00554824" w:rsidRDefault="00554824" w:rsidP="00554824">
      <w:pPr>
        <w:widowControl/>
        <w:numPr>
          <w:ilvl w:val="0"/>
          <w:numId w:val="42"/>
        </w:numPr>
        <w:spacing w:line="315" w:lineRule="atLeast"/>
        <w:ind w:left="1080"/>
        <w:jc w:val="left"/>
        <w:rPr>
          <w:ins w:id="154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4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(ret != keychords_length) {  </w:t>
        </w:r>
      </w:ins>
    </w:p>
    <w:p w:rsidR="00554824" w:rsidRPr="00554824" w:rsidRDefault="00554824" w:rsidP="00554824">
      <w:pPr>
        <w:widowControl/>
        <w:numPr>
          <w:ilvl w:val="0"/>
          <w:numId w:val="42"/>
        </w:numPr>
        <w:spacing w:line="315" w:lineRule="atLeast"/>
        <w:ind w:left="1080"/>
        <w:jc w:val="left"/>
        <w:rPr>
          <w:ins w:id="154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4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ERROR("could not configure /dev/keychord %d (%d)\n", ret, errno);  </w:t>
        </w:r>
      </w:ins>
    </w:p>
    <w:p w:rsidR="00554824" w:rsidRPr="00554824" w:rsidRDefault="00554824" w:rsidP="00554824">
      <w:pPr>
        <w:widowControl/>
        <w:numPr>
          <w:ilvl w:val="0"/>
          <w:numId w:val="42"/>
        </w:numPr>
        <w:spacing w:line="315" w:lineRule="atLeast"/>
        <w:ind w:left="1080"/>
        <w:jc w:val="left"/>
        <w:rPr>
          <w:ins w:id="155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5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close(fd);  </w:t>
        </w:r>
      </w:ins>
    </w:p>
    <w:p w:rsidR="00554824" w:rsidRPr="00554824" w:rsidRDefault="00554824" w:rsidP="00554824">
      <w:pPr>
        <w:widowControl/>
        <w:numPr>
          <w:ilvl w:val="0"/>
          <w:numId w:val="42"/>
        </w:numPr>
        <w:spacing w:line="315" w:lineRule="atLeast"/>
        <w:ind w:left="1080"/>
        <w:jc w:val="left"/>
        <w:rPr>
          <w:ins w:id="155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5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fd = -1;  </w:t>
        </w:r>
      </w:ins>
    </w:p>
    <w:p w:rsidR="00554824" w:rsidRPr="00554824" w:rsidRDefault="00554824" w:rsidP="00554824">
      <w:pPr>
        <w:widowControl/>
        <w:numPr>
          <w:ilvl w:val="0"/>
          <w:numId w:val="42"/>
        </w:numPr>
        <w:spacing w:line="315" w:lineRule="atLeast"/>
        <w:ind w:left="1080"/>
        <w:jc w:val="left"/>
        <w:rPr>
          <w:ins w:id="155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5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42"/>
        </w:numPr>
        <w:spacing w:line="315" w:lineRule="atLeast"/>
        <w:ind w:left="1080"/>
        <w:jc w:val="left"/>
        <w:rPr>
          <w:ins w:id="155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5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free(keychords);  </w:t>
        </w:r>
      </w:ins>
    </w:p>
    <w:p w:rsidR="00554824" w:rsidRPr="00554824" w:rsidRDefault="00554824" w:rsidP="00554824">
      <w:pPr>
        <w:widowControl/>
        <w:numPr>
          <w:ilvl w:val="0"/>
          <w:numId w:val="42"/>
        </w:numPr>
        <w:spacing w:line="315" w:lineRule="atLeast"/>
        <w:ind w:left="1080"/>
        <w:jc w:val="left"/>
        <w:rPr>
          <w:ins w:id="155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5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keychords = 0;  </w:t>
        </w:r>
      </w:ins>
    </w:p>
    <w:p w:rsidR="00554824" w:rsidRPr="00554824" w:rsidRDefault="00554824" w:rsidP="00554824">
      <w:pPr>
        <w:widowControl/>
        <w:numPr>
          <w:ilvl w:val="0"/>
          <w:numId w:val="42"/>
        </w:numPr>
        <w:spacing w:line="315" w:lineRule="atLeast"/>
        <w:ind w:left="1080"/>
        <w:jc w:val="left"/>
        <w:rPr>
          <w:ins w:id="156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6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keychord_fd = fd;  </w:t>
        </w:r>
      </w:ins>
    </w:p>
    <w:p w:rsidR="00554824" w:rsidRPr="00554824" w:rsidRDefault="00554824" w:rsidP="00554824">
      <w:pPr>
        <w:widowControl/>
        <w:numPr>
          <w:ilvl w:val="0"/>
          <w:numId w:val="42"/>
        </w:numPr>
        <w:spacing w:line="315" w:lineRule="atLeast"/>
        <w:ind w:left="1080"/>
        <w:jc w:val="left"/>
        <w:rPr>
          <w:ins w:id="156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6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56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6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console_init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1.如果/proc/cmdline指定了控制台终端，那么优先使用这个控制台，如果没有指定，那么将使用默认控制台终端/dev/console。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2.加载开机图片,参考load_565rle_image函数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a,通过ioctl函数修改dev/tty0(即终端控制台)为图像显示模式；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b,尝试打开/initlogo.rle,如果失败，那么将dev/tty0恢复为文本显示模式，则开机时显示"ANDROID"文字；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c,如果打开/initlogo.rle成功，那么init将会打开Framebuffer；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56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6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d,将initlogo.rle数据写到Framebuffer中。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56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69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57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7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static int console_init_action(int nargs, char **args)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57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7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57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7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int fd;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57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7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char tmp[PROP_VALUE_MAX];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57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7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58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8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(console[0]) {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58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8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snprintf(tmp, sizeof(tmp), "/dev/%s", console);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58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8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console_name = strdup(tmp);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58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8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58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8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59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9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fd = open(console_name, O_RDWR);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59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9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(fd &gt;= 0)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59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9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have_console = 1;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59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9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close(fd);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59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59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//加载开机图片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60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0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if( load_565rle_image(INIT_IMAGE_FILE) ) {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60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0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fd = open("/dev/tty0", O_WRONLY);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60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0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if (fd &gt;= 0) {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60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0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const char *msg;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60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0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    msg = "\n"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61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1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            "\n"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61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1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"\n"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61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1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"\n"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61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1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"\n"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61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1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"\n"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62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2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"\n"  // console is 40 cols x 30 lines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62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2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"\n"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62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2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"\n"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62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2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"\n"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62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2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"\n"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63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3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"\n"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63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3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"\n"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63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3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"\n"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63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3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"             A N D R O I D ";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63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3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write(fd, msg, strlen(msg));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64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4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close(fd);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64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4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}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64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4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64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4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return 0;  </w:t>
        </w:r>
      </w:ins>
    </w:p>
    <w:p w:rsidR="00554824" w:rsidRPr="00554824" w:rsidRDefault="00554824" w:rsidP="00554824">
      <w:pPr>
        <w:widowControl/>
        <w:numPr>
          <w:ilvl w:val="0"/>
          <w:numId w:val="43"/>
        </w:numPr>
        <w:spacing w:line="315" w:lineRule="atLeast"/>
        <w:ind w:left="1080"/>
        <w:jc w:val="left"/>
        <w:rPr>
          <w:ins w:id="164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4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65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5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load_565rle_image()函数将加载由参数传递过来的图像文件，而后将该文件显示在LCD屏幕上。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65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5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property_service_init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65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5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读取属性文件，并设置相关属性。关于Android属性系统，请查看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"http://blog.csdn.net/yangwen123/article/details/8936555" \t "_blank"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Android 系统属性SystemProperty分析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65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57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44"/>
        </w:numPr>
        <w:spacing w:line="315" w:lineRule="atLeast"/>
        <w:ind w:left="1080"/>
        <w:jc w:val="left"/>
        <w:rPr>
          <w:ins w:id="165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5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static int property_service_init_action(int nargs, char **args)  </w:t>
        </w:r>
      </w:ins>
    </w:p>
    <w:p w:rsidR="00554824" w:rsidRPr="00554824" w:rsidRDefault="00554824" w:rsidP="00554824">
      <w:pPr>
        <w:widowControl/>
        <w:numPr>
          <w:ilvl w:val="0"/>
          <w:numId w:val="44"/>
        </w:numPr>
        <w:spacing w:line="315" w:lineRule="atLeast"/>
        <w:ind w:left="1080"/>
        <w:jc w:val="left"/>
        <w:rPr>
          <w:ins w:id="166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6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44"/>
        </w:numPr>
        <w:spacing w:line="315" w:lineRule="atLeast"/>
        <w:ind w:left="1080"/>
        <w:jc w:val="left"/>
        <w:rPr>
          <w:ins w:id="166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6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</w:t>
        </w:r>
      </w:ins>
    </w:p>
    <w:p w:rsidR="00554824" w:rsidRPr="00554824" w:rsidRDefault="00554824" w:rsidP="00554824">
      <w:pPr>
        <w:widowControl/>
        <w:numPr>
          <w:ilvl w:val="0"/>
          <w:numId w:val="44"/>
        </w:numPr>
        <w:spacing w:line="315" w:lineRule="atLeast"/>
        <w:ind w:left="1080"/>
        <w:jc w:val="left"/>
        <w:rPr>
          <w:ins w:id="166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6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start_property_service();  </w:t>
        </w:r>
      </w:ins>
    </w:p>
    <w:p w:rsidR="00554824" w:rsidRPr="00554824" w:rsidRDefault="00554824" w:rsidP="00554824">
      <w:pPr>
        <w:widowControl/>
        <w:numPr>
          <w:ilvl w:val="0"/>
          <w:numId w:val="44"/>
        </w:numPr>
        <w:spacing w:line="315" w:lineRule="atLeast"/>
        <w:ind w:left="1080"/>
        <w:jc w:val="left"/>
        <w:rPr>
          <w:ins w:id="166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6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return 0;  </w:t>
        </w:r>
      </w:ins>
    </w:p>
    <w:p w:rsidR="00554824" w:rsidRPr="00554824" w:rsidRDefault="00554824" w:rsidP="00554824">
      <w:pPr>
        <w:widowControl/>
        <w:numPr>
          <w:ilvl w:val="0"/>
          <w:numId w:val="44"/>
        </w:numPr>
        <w:spacing w:line="315" w:lineRule="atLeast"/>
        <w:ind w:left="1080"/>
        <w:jc w:val="left"/>
        <w:rPr>
          <w:ins w:id="166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6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67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7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signal_init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 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创建套接字对，以便init进程在收到子进程终止的SIGCHLD信号时调用相应的handler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67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73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45"/>
        </w:numPr>
        <w:spacing w:line="315" w:lineRule="atLeast"/>
        <w:ind w:left="1080"/>
        <w:jc w:val="left"/>
        <w:rPr>
          <w:ins w:id="167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7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static int signal_init_action(int nargs, char **args)  </w:t>
        </w:r>
      </w:ins>
    </w:p>
    <w:p w:rsidR="00554824" w:rsidRPr="00554824" w:rsidRDefault="00554824" w:rsidP="00554824">
      <w:pPr>
        <w:widowControl/>
        <w:numPr>
          <w:ilvl w:val="0"/>
          <w:numId w:val="45"/>
        </w:numPr>
        <w:spacing w:line="315" w:lineRule="atLeast"/>
        <w:ind w:left="1080"/>
        <w:jc w:val="left"/>
        <w:rPr>
          <w:ins w:id="167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7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45"/>
        </w:numPr>
        <w:spacing w:line="315" w:lineRule="atLeast"/>
        <w:ind w:left="1080"/>
        <w:jc w:val="left"/>
        <w:rPr>
          <w:ins w:id="167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7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signal_init();  </w:t>
        </w:r>
      </w:ins>
    </w:p>
    <w:p w:rsidR="00554824" w:rsidRPr="00554824" w:rsidRDefault="00554824" w:rsidP="00554824">
      <w:pPr>
        <w:widowControl/>
        <w:numPr>
          <w:ilvl w:val="0"/>
          <w:numId w:val="45"/>
        </w:numPr>
        <w:spacing w:line="315" w:lineRule="atLeast"/>
        <w:ind w:left="1080"/>
        <w:jc w:val="left"/>
        <w:rPr>
          <w:ins w:id="168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8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return 0;  </w:t>
        </w:r>
      </w:ins>
    </w:p>
    <w:p w:rsidR="00554824" w:rsidRPr="00554824" w:rsidRDefault="00554824" w:rsidP="00554824">
      <w:pPr>
        <w:widowControl/>
        <w:numPr>
          <w:ilvl w:val="0"/>
          <w:numId w:val="45"/>
        </w:numPr>
        <w:spacing w:line="315" w:lineRule="atLeast"/>
        <w:ind w:left="1080"/>
        <w:jc w:val="left"/>
        <w:rPr>
          <w:ins w:id="168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8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68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85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46"/>
        </w:numPr>
        <w:spacing w:line="315" w:lineRule="atLeast"/>
        <w:ind w:left="1080"/>
        <w:jc w:val="left"/>
        <w:rPr>
          <w:ins w:id="168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8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void signal_init(void)  </w:t>
        </w:r>
      </w:ins>
    </w:p>
    <w:p w:rsidR="00554824" w:rsidRPr="00554824" w:rsidRDefault="00554824" w:rsidP="00554824">
      <w:pPr>
        <w:widowControl/>
        <w:numPr>
          <w:ilvl w:val="0"/>
          <w:numId w:val="46"/>
        </w:numPr>
        <w:spacing w:line="315" w:lineRule="atLeast"/>
        <w:ind w:left="1080"/>
        <w:jc w:val="left"/>
        <w:rPr>
          <w:ins w:id="168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8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46"/>
        </w:numPr>
        <w:spacing w:line="315" w:lineRule="atLeast"/>
        <w:ind w:left="1080"/>
        <w:jc w:val="left"/>
        <w:rPr>
          <w:ins w:id="169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9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int s[2];  </w:t>
        </w:r>
      </w:ins>
    </w:p>
    <w:p w:rsidR="00554824" w:rsidRPr="00554824" w:rsidRDefault="00554824" w:rsidP="00554824">
      <w:pPr>
        <w:widowControl/>
        <w:numPr>
          <w:ilvl w:val="0"/>
          <w:numId w:val="46"/>
        </w:numPr>
        <w:spacing w:line="315" w:lineRule="atLeast"/>
        <w:ind w:left="1080"/>
        <w:jc w:val="left"/>
        <w:rPr>
          <w:ins w:id="169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9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struct sigaction act;  </w:t>
        </w:r>
      </w:ins>
    </w:p>
    <w:p w:rsidR="00554824" w:rsidRPr="00554824" w:rsidRDefault="00554824" w:rsidP="00554824">
      <w:pPr>
        <w:widowControl/>
        <w:numPr>
          <w:ilvl w:val="0"/>
          <w:numId w:val="46"/>
        </w:numPr>
        <w:spacing w:line="315" w:lineRule="atLeast"/>
        <w:ind w:left="1080"/>
        <w:jc w:val="left"/>
        <w:rPr>
          <w:ins w:id="169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9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act.sa_handler = sigchld_handler; //设置handler回调函数  </w:t>
        </w:r>
      </w:ins>
    </w:p>
    <w:p w:rsidR="00554824" w:rsidRPr="00554824" w:rsidRDefault="00554824" w:rsidP="00554824">
      <w:pPr>
        <w:widowControl/>
        <w:numPr>
          <w:ilvl w:val="0"/>
          <w:numId w:val="46"/>
        </w:numPr>
        <w:spacing w:line="315" w:lineRule="atLeast"/>
        <w:ind w:left="1080"/>
        <w:jc w:val="left"/>
        <w:rPr>
          <w:ins w:id="169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9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act.sa_flags = SA_NOCLDSTOP;  </w:t>
        </w:r>
      </w:ins>
    </w:p>
    <w:p w:rsidR="00554824" w:rsidRPr="00554824" w:rsidRDefault="00554824" w:rsidP="00554824">
      <w:pPr>
        <w:widowControl/>
        <w:numPr>
          <w:ilvl w:val="0"/>
          <w:numId w:val="46"/>
        </w:numPr>
        <w:spacing w:line="315" w:lineRule="atLeast"/>
        <w:ind w:left="1080"/>
        <w:jc w:val="left"/>
        <w:rPr>
          <w:ins w:id="169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69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act.sa_mask = 0;  </w:t>
        </w:r>
      </w:ins>
    </w:p>
    <w:p w:rsidR="00554824" w:rsidRPr="00554824" w:rsidRDefault="00554824" w:rsidP="00554824">
      <w:pPr>
        <w:widowControl/>
        <w:numPr>
          <w:ilvl w:val="0"/>
          <w:numId w:val="46"/>
        </w:numPr>
        <w:spacing w:line="315" w:lineRule="atLeast"/>
        <w:ind w:left="1080"/>
        <w:jc w:val="left"/>
        <w:rPr>
          <w:ins w:id="170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0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act.sa_restorer = NULL;  </w:t>
        </w:r>
      </w:ins>
    </w:p>
    <w:p w:rsidR="00554824" w:rsidRPr="00554824" w:rsidRDefault="00554824" w:rsidP="00554824">
      <w:pPr>
        <w:widowControl/>
        <w:numPr>
          <w:ilvl w:val="0"/>
          <w:numId w:val="46"/>
        </w:numPr>
        <w:spacing w:line="315" w:lineRule="atLeast"/>
        <w:ind w:left="1080"/>
        <w:jc w:val="left"/>
        <w:rPr>
          <w:ins w:id="170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0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sigaction(SIGCHLD, &amp;act, 0); //安装信号处理器  </w:t>
        </w:r>
      </w:ins>
    </w:p>
    <w:p w:rsidR="00554824" w:rsidRPr="00554824" w:rsidRDefault="00554824" w:rsidP="00554824">
      <w:pPr>
        <w:widowControl/>
        <w:numPr>
          <w:ilvl w:val="0"/>
          <w:numId w:val="46"/>
        </w:numPr>
        <w:spacing w:line="315" w:lineRule="atLeast"/>
        <w:ind w:left="1080"/>
        <w:jc w:val="left"/>
        <w:rPr>
          <w:ins w:id="170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0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</w:t>
        </w:r>
      </w:ins>
    </w:p>
    <w:p w:rsidR="00554824" w:rsidRPr="00554824" w:rsidRDefault="00554824" w:rsidP="00554824">
      <w:pPr>
        <w:widowControl/>
        <w:numPr>
          <w:ilvl w:val="0"/>
          <w:numId w:val="46"/>
        </w:numPr>
        <w:spacing w:line="315" w:lineRule="atLeast"/>
        <w:ind w:left="1080"/>
        <w:jc w:val="left"/>
        <w:rPr>
          <w:ins w:id="170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0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</w:t>
        </w:r>
      </w:ins>
    </w:p>
    <w:p w:rsidR="00554824" w:rsidRPr="00554824" w:rsidRDefault="00554824" w:rsidP="00554824">
      <w:pPr>
        <w:widowControl/>
        <w:numPr>
          <w:ilvl w:val="0"/>
          <w:numId w:val="46"/>
        </w:numPr>
        <w:spacing w:line="315" w:lineRule="atLeast"/>
        <w:ind w:left="1080"/>
        <w:jc w:val="left"/>
        <w:rPr>
          <w:ins w:id="170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0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(socketpair(AF_UNIX, SOCK_STREAM, 0, s) == 0) {   </w:t>
        </w:r>
      </w:ins>
    </w:p>
    <w:p w:rsidR="00554824" w:rsidRPr="00554824" w:rsidRDefault="00554824" w:rsidP="00554824">
      <w:pPr>
        <w:widowControl/>
        <w:numPr>
          <w:ilvl w:val="0"/>
          <w:numId w:val="46"/>
        </w:numPr>
        <w:spacing w:line="315" w:lineRule="atLeast"/>
        <w:ind w:left="1080"/>
        <w:jc w:val="left"/>
        <w:rPr>
          <w:ins w:id="171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1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signal_fd = s[0];  </w:t>
        </w:r>
      </w:ins>
    </w:p>
    <w:p w:rsidR="00554824" w:rsidRPr="00554824" w:rsidRDefault="00554824" w:rsidP="00554824">
      <w:pPr>
        <w:widowControl/>
        <w:numPr>
          <w:ilvl w:val="0"/>
          <w:numId w:val="46"/>
        </w:numPr>
        <w:spacing w:line="315" w:lineRule="atLeast"/>
        <w:ind w:left="1080"/>
        <w:jc w:val="left"/>
        <w:rPr>
          <w:ins w:id="171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1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signal_recv_fd = s[1];  </w:t>
        </w:r>
      </w:ins>
    </w:p>
    <w:p w:rsidR="00554824" w:rsidRPr="00554824" w:rsidRDefault="00554824" w:rsidP="00554824">
      <w:pPr>
        <w:widowControl/>
        <w:numPr>
          <w:ilvl w:val="0"/>
          <w:numId w:val="46"/>
        </w:numPr>
        <w:spacing w:line="315" w:lineRule="atLeast"/>
        <w:ind w:left="1080"/>
        <w:jc w:val="left"/>
        <w:rPr>
          <w:ins w:id="171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1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fcntl(s[0], F_SETFD, FD_CLOEXEC);  </w:t>
        </w:r>
      </w:ins>
    </w:p>
    <w:p w:rsidR="00554824" w:rsidRPr="00554824" w:rsidRDefault="00554824" w:rsidP="00554824">
      <w:pPr>
        <w:widowControl/>
        <w:numPr>
          <w:ilvl w:val="0"/>
          <w:numId w:val="46"/>
        </w:numPr>
        <w:spacing w:line="315" w:lineRule="atLeast"/>
        <w:ind w:left="1080"/>
        <w:jc w:val="left"/>
        <w:rPr>
          <w:ins w:id="171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1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fcntl(s[0], F_SETFL, O_NONBLOCK);  </w:t>
        </w:r>
      </w:ins>
    </w:p>
    <w:p w:rsidR="00554824" w:rsidRPr="00554824" w:rsidRDefault="00554824" w:rsidP="00554824">
      <w:pPr>
        <w:widowControl/>
        <w:numPr>
          <w:ilvl w:val="0"/>
          <w:numId w:val="46"/>
        </w:numPr>
        <w:spacing w:line="315" w:lineRule="atLeast"/>
        <w:ind w:left="1080"/>
        <w:jc w:val="left"/>
        <w:rPr>
          <w:ins w:id="171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1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fcntl(s[1], F_SETFD, FD_CLOEXEC);  </w:t>
        </w:r>
      </w:ins>
    </w:p>
    <w:p w:rsidR="00554824" w:rsidRPr="00554824" w:rsidRDefault="00554824" w:rsidP="00554824">
      <w:pPr>
        <w:widowControl/>
        <w:numPr>
          <w:ilvl w:val="0"/>
          <w:numId w:val="46"/>
        </w:numPr>
        <w:spacing w:line="315" w:lineRule="atLeast"/>
        <w:ind w:left="1080"/>
        <w:jc w:val="left"/>
        <w:rPr>
          <w:ins w:id="172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2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fcntl(s[1], F_SETFL, O_NONBLOCK);  </w:t>
        </w:r>
      </w:ins>
    </w:p>
    <w:p w:rsidR="00554824" w:rsidRPr="00554824" w:rsidRDefault="00554824" w:rsidP="00554824">
      <w:pPr>
        <w:widowControl/>
        <w:numPr>
          <w:ilvl w:val="0"/>
          <w:numId w:val="46"/>
        </w:numPr>
        <w:spacing w:line="315" w:lineRule="atLeast"/>
        <w:ind w:left="1080"/>
        <w:jc w:val="left"/>
        <w:rPr>
          <w:ins w:id="172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2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46"/>
        </w:numPr>
        <w:spacing w:line="315" w:lineRule="atLeast"/>
        <w:ind w:left="1080"/>
        <w:jc w:val="left"/>
        <w:rPr>
          <w:ins w:id="172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2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handle_signal();  </w:t>
        </w:r>
      </w:ins>
    </w:p>
    <w:p w:rsidR="00554824" w:rsidRPr="00554824" w:rsidRDefault="00554824" w:rsidP="00554824">
      <w:pPr>
        <w:widowControl/>
        <w:numPr>
          <w:ilvl w:val="0"/>
          <w:numId w:val="46"/>
        </w:numPr>
        <w:spacing w:line="315" w:lineRule="atLeast"/>
        <w:ind w:left="1080"/>
        <w:jc w:val="left"/>
        <w:rPr>
          <w:ins w:id="172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2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72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2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init 进程定义了handler，用于处理子进程的终止，当子进程死亡时将向父进程发送SIGCHLD信号，为了调用相关handler，init进程会通过 socket连接SIGCHLD信号的handler，socketpair()函数会创建一对已经连接的套接字，事件处理handler会监视 signal_recv_fd的值，当其值为1时，init进程就会调用子进程停止处理函数handler。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73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3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check_startup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73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3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检查属性socket句柄及信号句柄是否安装成功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73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35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47"/>
        </w:numPr>
        <w:spacing w:line="315" w:lineRule="atLeast"/>
        <w:ind w:left="1080"/>
        <w:jc w:val="left"/>
        <w:rPr>
          <w:ins w:id="173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3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static int check_startup_action(int nargs, char **args)  </w:t>
        </w:r>
      </w:ins>
    </w:p>
    <w:p w:rsidR="00554824" w:rsidRPr="00554824" w:rsidRDefault="00554824" w:rsidP="00554824">
      <w:pPr>
        <w:widowControl/>
        <w:numPr>
          <w:ilvl w:val="0"/>
          <w:numId w:val="47"/>
        </w:numPr>
        <w:spacing w:line="315" w:lineRule="atLeast"/>
        <w:ind w:left="1080"/>
        <w:jc w:val="left"/>
        <w:rPr>
          <w:ins w:id="173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3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47"/>
        </w:numPr>
        <w:spacing w:line="315" w:lineRule="atLeast"/>
        <w:ind w:left="1080"/>
        <w:jc w:val="left"/>
        <w:rPr>
          <w:ins w:id="174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4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</w:t>
        </w:r>
      </w:ins>
    </w:p>
    <w:p w:rsidR="00554824" w:rsidRPr="00554824" w:rsidRDefault="00554824" w:rsidP="00554824">
      <w:pPr>
        <w:widowControl/>
        <w:numPr>
          <w:ilvl w:val="0"/>
          <w:numId w:val="47"/>
        </w:numPr>
        <w:spacing w:line="315" w:lineRule="atLeast"/>
        <w:ind w:left="1080"/>
        <w:jc w:val="left"/>
        <w:rPr>
          <w:ins w:id="174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4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((get_property_set_fd() &lt; 0) ||(get_signal_fd() &lt; 0)) {  </w:t>
        </w:r>
      </w:ins>
    </w:p>
    <w:p w:rsidR="00554824" w:rsidRPr="00554824" w:rsidRDefault="00554824" w:rsidP="00554824">
      <w:pPr>
        <w:widowControl/>
        <w:numPr>
          <w:ilvl w:val="0"/>
          <w:numId w:val="47"/>
        </w:numPr>
        <w:spacing w:line="315" w:lineRule="atLeast"/>
        <w:ind w:left="1080"/>
        <w:jc w:val="left"/>
        <w:rPr>
          <w:ins w:id="174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4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ERROR("init startup failure\n");  </w:t>
        </w:r>
      </w:ins>
    </w:p>
    <w:p w:rsidR="00554824" w:rsidRPr="00554824" w:rsidRDefault="00554824" w:rsidP="00554824">
      <w:pPr>
        <w:widowControl/>
        <w:numPr>
          <w:ilvl w:val="0"/>
          <w:numId w:val="47"/>
        </w:numPr>
        <w:spacing w:line="315" w:lineRule="atLeast"/>
        <w:ind w:left="1080"/>
        <w:jc w:val="left"/>
        <w:rPr>
          <w:ins w:id="174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4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exit(1);  </w:t>
        </w:r>
      </w:ins>
    </w:p>
    <w:p w:rsidR="00554824" w:rsidRPr="00554824" w:rsidRDefault="00554824" w:rsidP="00554824">
      <w:pPr>
        <w:widowControl/>
        <w:numPr>
          <w:ilvl w:val="0"/>
          <w:numId w:val="47"/>
        </w:numPr>
        <w:spacing w:line="315" w:lineRule="atLeast"/>
        <w:ind w:left="1080"/>
        <w:jc w:val="left"/>
        <w:rPr>
          <w:ins w:id="174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4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47"/>
        </w:numPr>
        <w:spacing w:line="315" w:lineRule="atLeast"/>
        <w:ind w:left="1080"/>
        <w:jc w:val="left"/>
        <w:rPr>
          <w:ins w:id="175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5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</w:t>
        </w:r>
      </w:ins>
    </w:p>
    <w:p w:rsidR="00554824" w:rsidRPr="00554824" w:rsidRDefault="00554824" w:rsidP="00554824">
      <w:pPr>
        <w:widowControl/>
        <w:numPr>
          <w:ilvl w:val="0"/>
          <w:numId w:val="47"/>
        </w:numPr>
        <w:spacing w:line="315" w:lineRule="atLeast"/>
        <w:ind w:left="1080"/>
        <w:jc w:val="left"/>
        <w:rPr>
          <w:ins w:id="175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5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unlink("/dev/.booting");  </w:t>
        </w:r>
      </w:ins>
    </w:p>
    <w:p w:rsidR="00554824" w:rsidRPr="00554824" w:rsidRDefault="00554824" w:rsidP="00554824">
      <w:pPr>
        <w:widowControl/>
        <w:numPr>
          <w:ilvl w:val="0"/>
          <w:numId w:val="47"/>
        </w:numPr>
        <w:spacing w:line="315" w:lineRule="atLeast"/>
        <w:ind w:left="1080"/>
        <w:jc w:val="left"/>
        <w:rPr>
          <w:ins w:id="175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5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return 0;  </w:t>
        </w:r>
      </w:ins>
    </w:p>
    <w:p w:rsidR="00554824" w:rsidRPr="00554824" w:rsidRDefault="00554824" w:rsidP="00554824">
      <w:pPr>
        <w:widowControl/>
        <w:numPr>
          <w:ilvl w:val="0"/>
          <w:numId w:val="47"/>
        </w:numPr>
        <w:spacing w:line="315" w:lineRule="atLeast"/>
        <w:ind w:left="1080"/>
        <w:jc w:val="left"/>
        <w:rPr>
          <w:ins w:id="175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5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75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5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queue_property_triggers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根据当前属性值来触发该属性对应的动作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76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61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48"/>
        </w:numPr>
        <w:spacing w:line="315" w:lineRule="atLeast"/>
        <w:ind w:left="1080"/>
        <w:jc w:val="left"/>
        <w:rPr>
          <w:ins w:id="176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6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static int queue_property_triggers_action(int nargs, char **args)  </w:t>
        </w:r>
      </w:ins>
    </w:p>
    <w:p w:rsidR="00554824" w:rsidRPr="00554824" w:rsidRDefault="00554824" w:rsidP="00554824">
      <w:pPr>
        <w:widowControl/>
        <w:numPr>
          <w:ilvl w:val="0"/>
          <w:numId w:val="48"/>
        </w:numPr>
        <w:spacing w:line="315" w:lineRule="atLeast"/>
        <w:ind w:left="1080"/>
        <w:jc w:val="left"/>
        <w:rPr>
          <w:ins w:id="176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6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48"/>
        </w:numPr>
        <w:spacing w:line="315" w:lineRule="atLeast"/>
        <w:ind w:left="1080"/>
        <w:jc w:val="left"/>
        <w:rPr>
          <w:ins w:id="176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6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queue_all_property_triggers();  </w:t>
        </w:r>
      </w:ins>
    </w:p>
    <w:p w:rsidR="00554824" w:rsidRPr="00554824" w:rsidRDefault="00554824" w:rsidP="00554824">
      <w:pPr>
        <w:widowControl/>
        <w:numPr>
          <w:ilvl w:val="0"/>
          <w:numId w:val="48"/>
        </w:numPr>
        <w:spacing w:line="315" w:lineRule="atLeast"/>
        <w:ind w:left="1080"/>
        <w:jc w:val="left"/>
        <w:rPr>
          <w:ins w:id="176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6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</w:t>
        </w:r>
      </w:ins>
    </w:p>
    <w:p w:rsidR="00554824" w:rsidRPr="00554824" w:rsidRDefault="00554824" w:rsidP="00554824">
      <w:pPr>
        <w:widowControl/>
        <w:numPr>
          <w:ilvl w:val="0"/>
          <w:numId w:val="48"/>
        </w:numPr>
        <w:spacing w:line="315" w:lineRule="atLeast"/>
        <w:ind w:left="1080"/>
        <w:jc w:val="left"/>
        <w:rPr>
          <w:ins w:id="177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7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property_triggers_enabled = 1;  </w:t>
        </w:r>
      </w:ins>
    </w:p>
    <w:p w:rsidR="00554824" w:rsidRPr="00554824" w:rsidRDefault="00554824" w:rsidP="00554824">
      <w:pPr>
        <w:widowControl/>
        <w:numPr>
          <w:ilvl w:val="0"/>
          <w:numId w:val="48"/>
        </w:numPr>
        <w:spacing w:line="315" w:lineRule="atLeast"/>
        <w:ind w:left="1080"/>
        <w:jc w:val="left"/>
        <w:rPr>
          <w:ins w:id="177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7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return 0;  </w:t>
        </w:r>
      </w:ins>
    </w:p>
    <w:p w:rsidR="00554824" w:rsidRPr="00554824" w:rsidRDefault="00554824" w:rsidP="00554824">
      <w:pPr>
        <w:widowControl/>
        <w:numPr>
          <w:ilvl w:val="0"/>
          <w:numId w:val="48"/>
        </w:numPr>
        <w:spacing w:line="315" w:lineRule="atLeast"/>
        <w:ind w:left="1080"/>
        <w:jc w:val="left"/>
        <w:rPr>
          <w:ins w:id="177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7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77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7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调用queue_all_property_triggers()函数来检查init.rc文件中配置的属性触发条件是否满足，如果满足，则将该Action添加到待执行队列中：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77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79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49"/>
        </w:numPr>
        <w:spacing w:line="315" w:lineRule="atLeast"/>
        <w:ind w:left="1080"/>
        <w:jc w:val="left"/>
        <w:rPr>
          <w:ins w:id="178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8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void queue_all_property_triggers()  </w:t>
        </w:r>
      </w:ins>
    </w:p>
    <w:p w:rsidR="00554824" w:rsidRPr="00554824" w:rsidRDefault="00554824" w:rsidP="00554824">
      <w:pPr>
        <w:widowControl/>
        <w:numPr>
          <w:ilvl w:val="0"/>
          <w:numId w:val="49"/>
        </w:numPr>
        <w:spacing w:line="315" w:lineRule="atLeast"/>
        <w:ind w:left="1080"/>
        <w:jc w:val="left"/>
        <w:rPr>
          <w:ins w:id="178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8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49"/>
        </w:numPr>
        <w:spacing w:line="315" w:lineRule="atLeast"/>
        <w:ind w:left="1080"/>
        <w:jc w:val="left"/>
        <w:rPr>
          <w:ins w:id="178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8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struct listnode *node;  </w:t>
        </w:r>
      </w:ins>
    </w:p>
    <w:p w:rsidR="00554824" w:rsidRPr="00554824" w:rsidRDefault="00554824" w:rsidP="00554824">
      <w:pPr>
        <w:widowControl/>
        <w:numPr>
          <w:ilvl w:val="0"/>
          <w:numId w:val="49"/>
        </w:numPr>
        <w:spacing w:line="315" w:lineRule="atLeast"/>
        <w:ind w:left="1080"/>
        <w:jc w:val="left"/>
        <w:rPr>
          <w:ins w:id="178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8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struct action *act;  </w:t>
        </w:r>
      </w:ins>
    </w:p>
    <w:p w:rsidR="00554824" w:rsidRPr="00554824" w:rsidRDefault="00554824" w:rsidP="00554824">
      <w:pPr>
        <w:widowControl/>
        <w:numPr>
          <w:ilvl w:val="0"/>
          <w:numId w:val="49"/>
        </w:numPr>
        <w:spacing w:line="315" w:lineRule="atLeast"/>
        <w:ind w:left="1080"/>
        <w:jc w:val="left"/>
        <w:rPr>
          <w:ins w:id="178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8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//遍历action_list链表  </w:t>
        </w:r>
      </w:ins>
    </w:p>
    <w:p w:rsidR="00554824" w:rsidRPr="00554824" w:rsidRDefault="00554824" w:rsidP="00554824">
      <w:pPr>
        <w:widowControl/>
        <w:numPr>
          <w:ilvl w:val="0"/>
          <w:numId w:val="49"/>
        </w:numPr>
        <w:spacing w:line="315" w:lineRule="atLeast"/>
        <w:ind w:left="1080"/>
        <w:jc w:val="left"/>
        <w:rPr>
          <w:ins w:id="179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9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list_for_each(node, &amp;action_list) {  </w:t>
        </w:r>
      </w:ins>
    </w:p>
    <w:p w:rsidR="00554824" w:rsidRPr="00554824" w:rsidRDefault="00554824" w:rsidP="00554824">
      <w:pPr>
        <w:widowControl/>
        <w:numPr>
          <w:ilvl w:val="0"/>
          <w:numId w:val="49"/>
        </w:numPr>
        <w:spacing w:line="315" w:lineRule="atLeast"/>
        <w:ind w:left="1080"/>
        <w:jc w:val="left"/>
        <w:rPr>
          <w:ins w:id="179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9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//取得每个节点下对应的action  </w:t>
        </w:r>
      </w:ins>
    </w:p>
    <w:p w:rsidR="00554824" w:rsidRPr="00554824" w:rsidRDefault="00554824" w:rsidP="00554824">
      <w:pPr>
        <w:widowControl/>
        <w:numPr>
          <w:ilvl w:val="0"/>
          <w:numId w:val="49"/>
        </w:numPr>
        <w:spacing w:line="315" w:lineRule="atLeast"/>
        <w:ind w:left="1080"/>
        <w:jc w:val="left"/>
        <w:rPr>
          <w:ins w:id="179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9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act = node_to_item(node, struct action, alist);  </w:t>
        </w:r>
      </w:ins>
    </w:p>
    <w:p w:rsidR="00554824" w:rsidRPr="00554824" w:rsidRDefault="00554824" w:rsidP="00554824">
      <w:pPr>
        <w:widowControl/>
        <w:numPr>
          <w:ilvl w:val="0"/>
          <w:numId w:val="49"/>
        </w:numPr>
        <w:spacing w:line="315" w:lineRule="atLeast"/>
        <w:ind w:left="1080"/>
        <w:jc w:val="left"/>
        <w:rPr>
          <w:ins w:id="179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9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//如果该action的名字以property开头   </w:t>
        </w:r>
      </w:ins>
    </w:p>
    <w:p w:rsidR="00554824" w:rsidRPr="00554824" w:rsidRDefault="00554824" w:rsidP="00554824">
      <w:pPr>
        <w:widowControl/>
        <w:numPr>
          <w:ilvl w:val="0"/>
          <w:numId w:val="49"/>
        </w:numPr>
        <w:spacing w:line="315" w:lineRule="atLeast"/>
        <w:ind w:left="1080"/>
        <w:jc w:val="left"/>
        <w:rPr>
          <w:ins w:id="179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79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if (!strncmp(act-&gt;name, "property:", strlen("property:"))) {  </w:t>
        </w:r>
      </w:ins>
    </w:p>
    <w:p w:rsidR="00554824" w:rsidRPr="00554824" w:rsidRDefault="00554824" w:rsidP="00554824">
      <w:pPr>
        <w:widowControl/>
        <w:numPr>
          <w:ilvl w:val="0"/>
          <w:numId w:val="49"/>
        </w:numPr>
        <w:spacing w:line="315" w:lineRule="atLeast"/>
        <w:ind w:left="1080"/>
        <w:jc w:val="left"/>
        <w:rPr>
          <w:ins w:id="180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0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//读取该属性的名称  </w:t>
        </w:r>
      </w:ins>
    </w:p>
    <w:p w:rsidR="00554824" w:rsidRPr="00554824" w:rsidRDefault="00554824" w:rsidP="00554824">
      <w:pPr>
        <w:widowControl/>
        <w:numPr>
          <w:ilvl w:val="0"/>
          <w:numId w:val="49"/>
        </w:numPr>
        <w:spacing w:line="315" w:lineRule="atLeast"/>
        <w:ind w:left="1080"/>
        <w:jc w:val="left"/>
        <w:rPr>
          <w:ins w:id="180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0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const char* name = act-&gt;name + strlen("property:");  </w:t>
        </w:r>
      </w:ins>
    </w:p>
    <w:p w:rsidR="00554824" w:rsidRPr="00554824" w:rsidRDefault="00554824" w:rsidP="00554824">
      <w:pPr>
        <w:widowControl/>
        <w:numPr>
          <w:ilvl w:val="0"/>
          <w:numId w:val="49"/>
        </w:numPr>
        <w:spacing w:line="315" w:lineRule="atLeast"/>
        <w:ind w:left="1080"/>
        <w:jc w:val="left"/>
        <w:rPr>
          <w:ins w:id="180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0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            //读取该属性的值  </w:t>
        </w:r>
      </w:ins>
    </w:p>
    <w:p w:rsidR="00554824" w:rsidRPr="00554824" w:rsidRDefault="00554824" w:rsidP="00554824">
      <w:pPr>
        <w:widowControl/>
        <w:numPr>
          <w:ilvl w:val="0"/>
          <w:numId w:val="49"/>
        </w:numPr>
        <w:spacing w:line="315" w:lineRule="atLeast"/>
        <w:ind w:left="1080"/>
        <w:jc w:val="left"/>
        <w:rPr>
          <w:ins w:id="180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0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const char* equals = strchr(name, '=');  </w:t>
        </w:r>
      </w:ins>
    </w:p>
    <w:p w:rsidR="00554824" w:rsidRPr="00554824" w:rsidRDefault="00554824" w:rsidP="00554824">
      <w:pPr>
        <w:widowControl/>
        <w:numPr>
          <w:ilvl w:val="0"/>
          <w:numId w:val="49"/>
        </w:numPr>
        <w:spacing w:line="315" w:lineRule="atLeast"/>
        <w:ind w:left="1080"/>
        <w:jc w:val="left"/>
        <w:rPr>
          <w:ins w:id="180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0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if (equals) {  </w:t>
        </w:r>
      </w:ins>
    </w:p>
    <w:p w:rsidR="00554824" w:rsidRPr="00554824" w:rsidRDefault="00554824" w:rsidP="00554824">
      <w:pPr>
        <w:widowControl/>
        <w:numPr>
          <w:ilvl w:val="0"/>
          <w:numId w:val="49"/>
        </w:numPr>
        <w:spacing w:line="315" w:lineRule="atLeast"/>
        <w:ind w:left="1080"/>
        <w:jc w:val="left"/>
        <w:rPr>
          <w:ins w:id="181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1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    char prop_name[PROP_NAME_MAX + 1];  </w:t>
        </w:r>
      </w:ins>
    </w:p>
    <w:p w:rsidR="00554824" w:rsidRPr="00554824" w:rsidRDefault="00554824" w:rsidP="00554824">
      <w:pPr>
        <w:widowControl/>
        <w:numPr>
          <w:ilvl w:val="0"/>
          <w:numId w:val="49"/>
        </w:numPr>
        <w:spacing w:line="315" w:lineRule="atLeast"/>
        <w:ind w:left="1080"/>
        <w:jc w:val="left"/>
        <w:rPr>
          <w:ins w:id="181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1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    const char* value;  </w:t>
        </w:r>
      </w:ins>
    </w:p>
    <w:p w:rsidR="00554824" w:rsidRPr="00554824" w:rsidRDefault="00554824" w:rsidP="00554824">
      <w:pPr>
        <w:widowControl/>
        <w:numPr>
          <w:ilvl w:val="0"/>
          <w:numId w:val="49"/>
        </w:numPr>
        <w:spacing w:line="315" w:lineRule="atLeast"/>
        <w:ind w:left="1080"/>
        <w:jc w:val="left"/>
        <w:rPr>
          <w:ins w:id="181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1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    int length = equals - name;  </w:t>
        </w:r>
      </w:ins>
    </w:p>
    <w:p w:rsidR="00554824" w:rsidRPr="00554824" w:rsidRDefault="00554824" w:rsidP="00554824">
      <w:pPr>
        <w:widowControl/>
        <w:numPr>
          <w:ilvl w:val="0"/>
          <w:numId w:val="49"/>
        </w:numPr>
        <w:spacing w:line="315" w:lineRule="atLeast"/>
        <w:ind w:left="1080"/>
        <w:jc w:val="left"/>
        <w:rPr>
          <w:ins w:id="181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1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    if (length &gt; PROP_NAME_MAX) {  </w:t>
        </w:r>
      </w:ins>
    </w:p>
    <w:p w:rsidR="00554824" w:rsidRPr="00554824" w:rsidRDefault="00554824" w:rsidP="00554824">
      <w:pPr>
        <w:widowControl/>
        <w:numPr>
          <w:ilvl w:val="0"/>
          <w:numId w:val="49"/>
        </w:numPr>
        <w:spacing w:line="315" w:lineRule="atLeast"/>
        <w:ind w:left="1080"/>
        <w:jc w:val="left"/>
        <w:rPr>
          <w:ins w:id="181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1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        ERROR("property name too long in trigger %s", act-&gt;name);  </w:t>
        </w:r>
      </w:ins>
    </w:p>
    <w:p w:rsidR="00554824" w:rsidRPr="00554824" w:rsidRDefault="00554824" w:rsidP="00554824">
      <w:pPr>
        <w:widowControl/>
        <w:numPr>
          <w:ilvl w:val="0"/>
          <w:numId w:val="49"/>
        </w:numPr>
        <w:spacing w:line="315" w:lineRule="atLeast"/>
        <w:ind w:left="1080"/>
        <w:jc w:val="left"/>
        <w:rPr>
          <w:ins w:id="182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2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    } else {  </w:t>
        </w:r>
      </w:ins>
    </w:p>
    <w:p w:rsidR="00554824" w:rsidRPr="00554824" w:rsidRDefault="00554824" w:rsidP="00554824">
      <w:pPr>
        <w:widowControl/>
        <w:numPr>
          <w:ilvl w:val="0"/>
          <w:numId w:val="49"/>
        </w:numPr>
        <w:spacing w:line="315" w:lineRule="atLeast"/>
        <w:ind w:left="1080"/>
        <w:jc w:val="left"/>
        <w:rPr>
          <w:ins w:id="182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2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        memcpy(prop_name, name, length);  </w:t>
        </w:r>
      </w:ins>
    </w:p>
    <w:p w:rsidR="00554824" w:rsidRPr="00554824" w:rsidRDefault="00554824" w:rsidP="00554824">
      <w:pPr>
        <w:widowControl/>
        <w:numPr>
          <w:ilvl w:val="0"/>
          <w:numId w:val="49"/>
        </w:numPr>
        <w:spacing w:line="315" w:lineRule="atLeast"/>
        <w:ind w:left="1080"/>
        <w:jc w:val="left"/>
        <w:rPr>
          <w:ins w:id="182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2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        prop_name[length] = 0;  </w:t>
        </w:r>
      </w:ins>
    </w:p>
    <w:p w:rsidR="00554824" w:rsidRPr="00554824" w:rsidRDefault="00554824" w:rsidP="00554824">
      <w:pPr>
        <w:widowControl/>
        <w:numPr>
          <w:ilvl w:val="0"/>
          <w:numId w:val="49"/>
        </w:numPr>
        <w:spacing w:line="315" w:lineRule="atLeast"/>
        <w:ind w:left="1080"/>
        <w:jc w:val="left"/>
        <w:rPr>
          <w:ins w:id="182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2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</w:t>
        </w:r>
      </w:ins>
    </w:p>
    <w:p w:rsidR="00554824" w:rsidRPr="00554824" w:rsidRDefault="00554824" w:rsidP="00554824">
      <w:pPr>
        <w:widowControl/>
        <w:numPr>
          <w:ilvl w:val="0"/>
          <w:numId w:val="49"/>
        </w:numPr>
        <w:spacing w:line="315" w:lineRule="atLeast"/>
        <w:ind w:left="1080"/>
        <w:jc w:val="left"/>
        <w:rPr>
          <w:ins w:id="182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2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          </w:t>
        </w:r>
      </w:ins>
    </w:p>
    <w:p w:rsidR="00554824" w:rsidRPr="00554824" w:rsidRDefault="00554824" w:rsidP="00554824">
      <w:pPr>
        <w:widowControl/>
        <w:numPr>
          <w:ilvl w:val="0"/>
          <w:numId w:val="49"/>
        </w:numPr>
        <w:spacing w:line="315" w:lineRule="atLeast"/>
        <w:ind w:left="1080"/>
        <w:jc w:val="left"/>
        <w:rPr>
          <w:ins w:id="183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3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        value = property_get(prop_name);  </w:t>
        </w:r>
      </w:ins>
    </w:p>
    <w:p w:rsidR="00554824" w:rsidRPr="00554824" w:rsidRDefault="00554824" w:rsidP="00554824">
      <w:pPr>
        <w:widowControl/>
        <w:numPr>
          <w:ilvl w:val="0"/>
          <w:numId w:val="49"/>
        </w:numPr>
        <w:spacing w:line="315" w:lineRule="atLeast"/>
        <w:ind w:left="1080"/>
        <w:jc w:val="left"/>
        <w:rPr>
          <w:ins w:id="183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3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        //如果属性系统中的值等于init.rc文件中设置的触发值  </w:t>
        </w:r>
      </w:ins>
    </w:p>
    <w:p w:rsidR="00554824" w:rsidRPr="00554824" w:rsidRDefault="00554824" w:rsidP="00554824">
      <w:pPr>
        <w:widowControl/>
        <w:numPr>
          <w:ilvl w:val="0"/>
          <w:numId w:val="49"/>
        </w:numPr>
        <w:spacing w:line="315" w:lineRule="atLeast"/>
        <w:ind w:left="1080"/>
        <w:jc w:val="left"/>
        <w:rPr>
          <w:ins w:id="183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3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        if (value &amp;&amp; (!strcmp(equals + 1, value) ||!strcmp(equals + 1, "*"))) {  </w:t>
        </w:r>
      </w:ins>
    </w:p>
    <w:p w:rsidR="00554824" w:rsidRPr="00554824" w:rsidRDefault="00554824" w:rsidP="00554824">
      <w:pPr>
        <w:widowControl/>
        <w:numPr>
          <w:ilvl w:val="0"/>
          <w:numId w:val="49"/>
        </w:numPr>
        <w:spacing w:line="315" w:lineRule="atLeast"/>
        <w:ind w:left="1080"/>
        <w:jc w:val="left"/>
        <w:rPr>
          <w:ins w:id="183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3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            //将该Action添加到待执行队列action_queue中  </w:t>
        </w:r>
      </w:ins>
    </w:p>
    <w:p w:rsidR="00554824" w:rsidRPr="00554824" w:rsidRDefault="00554824" w:rsidP="00554824">
      <w:pPr>
        <w:widowControl/>
        <w:numPr>
          <w:ilvl w:val="0"/>
          <w:numId w:val="49"/>
        </w:numPr>
        <w:spacing w:line="315" w:lineRule="atLeast"/>
        <w:ind w:left="1080"/>
        <w:jc w:val="left"/>
        <w:rPr>
          <w:ins w:id="183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3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            action_add_queue_tail(act);  </w:t>
        </w:r>
      </w:ins>
    </w:p>
    <w:p w:rsidR="00554824" w:rsidRPr="00554824" w:rsidRDefault="00554824" w:rsidP="00554824">
      <w:pPr>
        <w:widowControl/>
        <w:numPr>
          <w:ilvl w:val="0"/>
          <w:numId w:val="49"/>
        </w:numPr>
        <w:spacing w:line="315" w:lineRule="atLeast"/>
        <w:ind w:left="1080"/>
        <w:jc w:val="left"/>
        <w:rPr>
          <w:ins w:id="184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4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        }  </w:t>
        </w:r>
      </w:ins>
    </w:p>
    <w:p w:rsidR="00554824" w:rsidRPr="00554824" w:rsidRDefault="00554824" w:rsidP="00554824">
      <w:pPr>
        <w:widowControl/>
        <w:numPr>
          <w:ilvl w:val="0"/>
          <w:numId w:val="49"/>
        </w:numPr>
        <w:spacing w:line="315" w:lineRule="atLeast"/>
        <w:ind w:left="1080"/>
        <w:jc w:val="left"/>
        <w:rPr>
          <w:ins w:id="184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4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    }  </w:t>
        </w:r>
      </w:ins>
    </w:p>
    <w:p w:rsidR="00554824" w:rsidRPr="00554824" w:rsidRDefault="00554824" w:rsidP="00554824">
      <w:pPr>
        <w:widowControl/>
        <w:numPr>
          <w:ilvl w:val="0"/>
          <w:numId w:val="49"/>
        </w:numPr>
        <w:spacing w:line="315" w:lineRule="atLeast"/>
        <w:ind w:left="1080"/>
        <w:jc w:val="left"/>
        <w:rPr>
          <w:ins w:id="184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4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            }  </w:t>
        </w:r>
      </w:ins>
    </w:p>
    <w:p w:rsidR="00554824" w:rsidRPr="00554824" w:rsidRDefault="00554824" w:rsidP="00554824">
      <w:pPr>
        <w:widowControl/>
        <w:numPr>
          <w:ilvl w:val="0"/>
          <w:numId w:val="49"/>
        </w:numPr>
        <w:spacing w:line="315" w:lineRule="atLeast"/>
        <w:ind w:left="1080"/>
        <w:jc w:val="left"/>
        <w:rPr>
          <w:ins w:id="184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4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}  </w:t>
        </w:r>
      </w:ins>
    </w:p>
    <w:p w:rsidR="00554824" w:rsidRPr="00554824" w:rsidRDefault="00554824" w:rsidP="00554824">
      <w:pPr>
        <w:widowControl/>
        <w:numPr>
          <w:ilvl w:val="0"/>
          <w:numId w:val="49"/>
        </w:numPr>
        <w:spacing w:line="315" w:lineRule="atLeast"/>
        <w:ind w:left="1080"/>
        <w:jc w:val="left"/>
        <w:rPr>
          <w:ins w:id="184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4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49"/>
        </w:numPr>
        <w:spacing w:line="315" w:lineRule="atLeast"/>
        <w:ind w:left="1080"/>
        <w:jc w:val="left"/>
        <w:rPr>
          <w:ins w:id="185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5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85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5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Action - boot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85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5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在boot动作中启动所有的service服务，启动命令如下：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85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57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50"/>
        </w:numPr>
        <w:spacing w:line="315" w:lineRule="atLeast"/>
        <w:ind w:left="1080"/>
        <w:jc w:val="left"/>
        <w:rPr>
          <w:ins w:id="185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5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class_start core                                                                                        </w:t>
        </w:r>
      </w:ins>
    </w:p>
    <w:p w:rsidR="00554824" w:rsidRPr="00554824" w:rsidRDefault="00554824" w:rsidP="00554824">
      <w:pPr>
        <w:widowControl/>
        <w:numPr>
          <w:ilvl w:val="0"/>
          <w:numId w:val="50"/>
        </w:numPr>
        <w:spacing w:line="315" w:lineRule="atLeast"/>
        <w:ind w:left="1080"/>
        <w:jc w:val="left"/>
        <w:rPr>
          <w:ins w:id="186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6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class_start main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86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6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我们可以在service配置中通过关键字class 将service分为不同的类别，从而可以通过class_start 或class_stop 来启动或停止某一类型的service，如下将adbd服务设置为core类型的服务：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86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65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51"/>
        </w:numPr>
        <w:spacing w:line="315" w:lineRule="atLeast"/>
        <w:ind w:left="1080"/>
        <w:jc w:val="left"/>
        <w:rPr>
          <w:ins w:id="186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6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service adbd /sbin/adbd  </w:t>
        </w:r>
      </w:ins>
    </w:p>
    <w:p w:rsidR="00554824" w:rsidRPr="00554824" w:rsidRDefault="00554824" w:rsidP="00554824">
      <w:pPr>
        <w:widowControl/>
        <w:numPr>
          <w:ilvl w:val="0"/>
          <w:numId w:val="51"/>
        </w:numPr>
        <w:spacing w:line="315" w:lineRule="atLeast"/>
        <w:ind w:left="1080"/>
        <w:jc w:val="left"/>
        <w:rPr>
          <w:ins w:id="186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6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class core  </w:t>
        </w:r>
      </w:ins>
    </w:p>
    <w:p w:rsidR="00554824" w:rsidRPr="00554824" w:rsidRDefault="00554824" w:rsidP="00554824">
      <w:pPr>
        <w:widowControl/>
        <w:numPr>
          <w:ilvl w:val="0"/>
          <w:numId w:val="51"/>
        </w:numPr>
        <w:spacing w:line="315" w:lineRule="atLeast"/>
        <w:ind w:left="1080"/>
        <w:jc w:val="left"/>
        <w:rPr>
          <w:ins w:id="187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7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disabled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87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7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class_start core 表示启动所有类型为core的服务：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87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75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52"/>
        </w:numPr>
        <w:spacing w:line="315" w:lineRule="atLeast"/>
        <w:ind w:left="1080"/>
        <w:jc w:val="left"/>
        <w:rPr>
          <w:ins w:id="187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7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int do_class_start(int nargs, char **args)  </w:t>
        </w:r>
      </w:ins>
    </w:p>
    <w:p w:rsidR="00554824" w:rsidRPr="00554824" w:rsidRDefault="00554824" w:rsidP="00554824">
      <w:pPr>
        <w:widowControl/>
        <w:numPr>
          <w:ilvl w:val="0"/>
          <w:numId w:val="52"/>
        </w:numPr>
        <w:spacing w:line="315" w:lineRule="atLeast"/>
        <w:ind w:left="1080"/>
        <w:jc w:val="left"/>
        <w:rPr>
          <w:ins w:id="187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7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52"/>
        </w:numPr>
        <w:spacing w:line="315" w:lineRule="atLeast"/>
        <w:ind w:left="1080"/>
        <w:jc w:val="left"/>
        <w:rPr>
          <w:ins w:id="188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8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</w:t>
        </w:r>
      </w:ins>
    </w:p>
    <w:p w:rsidR="00554824" w:rsidRPr="00554824" w:rsidRDefault="00554824" w:rsidP="00554824">
      <w:pPr>
        <w:widowControl/>
        <w:numPr>
          <w:ilvl w:val="0"/>
          <w:numId w:val="52"/>
        </w:numPr>
        <w:spacing w:line="315" w:lineRule="atLeast"/>
        <w:ind w:left="1080"/>
        <w:jc w:val="left"/>
        <w:rPr>
          <w:ins w:id="188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8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service_for_each_class(args[1], service_start_if_not_disabled);  </w:t>
        </w:r>
      </w:ins>
    </w:p>
    <w:p w:rsidR="00554824" w:rsidRPr="00554824" w:rsidRDefault="00554824" w:rsidP="00554824">
      <w:pPr>
        <w:widowControl/>
        <w:numPr>
          <w:ilvl w:val="0"/>
          <w:numId w:val="52"/>
        </w:numPr>
        <w:spacing w:line="315" w:lineRule="atLeast"/>
        <w:ind w:left="1080"/>
        <w:jc w:val="left"/>
        <w:rPr>
          <w:ins w:id="188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8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    return 0;  </w:t>
        </w:r>
      </w:ins>
    </w:p>
    <w:p w:rsidR="00554824" w:rsidRPr="00554824" w:rsidRDefault="00554824" w:rsidP="00554824">
      <w:pPr>
        <w:widowControl/>
        <w:numPr>
          <w:ilvl w:val="0"/>
          <w:numId w:val="52"/>
        </w:numPr>
        <w:spacing w:line="315" w:lineRule="atLeast"/>
        <w:ind w:left="1080"/>
        <w:jc w:val="left"/>
        <w:rPr>
          <w:ins w:id="188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8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88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8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函数中args[1]指定该服务所属类型，service_start_if_not_disabled是启动服务的回调函数；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89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91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53"/>
        </w:numPr>
        <w:spacing w:line="315" w:lineRule="atLeast"/>
        <w:ind w:left="1080"/>
        <w:jc w:val="left"/>
        <w:rPr>
          <w:ins w:id="189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9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void service_for_each_class(const char *classname,  </w:t>
        </w:r>
      </w:ins>
    </w:p>
    <w:p w:rsidR="00554824" w:rsidRPr="00554824" w:rsidRDefault="00554824" w:rsidP="00554824">
      <w:pPr>
        <w:widowControl/>
        <w:numPr>
          <w:ilvl w:val="0"/>
          <w:numId w:val="53"/>
        </w:numPr>
        <w:spacing w:line="315" w:lineRule="atLeast"/>
        <w:ind w:left="1080"/>
        <w:jc w:val="left"/>
        <w:rPr>
          <w:ins w:id="189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9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                void (*func)(struct service *svc))  </w:t>
        </w:r>
      </w:ins>
    </w:p>
    <w:p w:rsidR="00554824" w:rsidRPr="00554824" w:rsidRDefault="00554824" w:rsidP="00554824">
      <w:pPr>
        <w:widowControl/>
        <w:numPr>
          <w:ilvl w:val="0"/>
          <w:numId w:val="53"/>
        </w:numPr>
        <w:spacing w:line="315" w:lineRule="atLeast"/>
        <w:ind w:left="1080"/>
        <w:jc w:val="left"/>
        <w:rPr>
          <w:ins w:id="189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9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53"/>
        </w:numPr>
        <w:spacing w:line="315" w:lineRule="atLeast"/>
        <w:ind w:left="1080"/>
        <w:jc w:val="left"/>
        <w:rPr>
          <w:ins w:id="189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89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struct listnode *node;  </w:t>
        </w:r>
      </w:ins>
    </w:p>
    <w:p w:rsidR="00554824" w:rsidRPr="00554824" w:rsidRDefault="00554824" w:rsidP="00554824">
      <w:pPr>
        <w:widowControl/>
        <w:numPr>
          <w:ilvl w:val="0"/>
          <w:numId w:val="53"/>
        </w:numPr>
        <w:spacing w:line="315" w:lineRule="atLeast"/>
        <w:ind w:left="1080"/>
        <w:jc w:val="left"/>
        <w:rPr>
          <w:ins w:id="190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0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struct service *svc;  </w:t>
        </w:r>
      </w:ins>
    </w:p>
    <w:p w:rsidR="00554824" w:rsidRPr="00554824" w:rsidRDefault="00554824" w:rsidP="00554824">
      <w:pPr>
        <w:widowControl/>
        <w:numPr>
          <w:ilvl w:val="0"/>
          <w:numId w:val="53"/>
        </w:numPr>
        <w:spacing w:line="315" w:lineRule="atLeast"/>
        <w:ind w:left="1080"/>
        <w:jc w:val="left"/>
        <w:rPr>
          <w:ins w:id="190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0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list_for_each(node, &amp;service_list) {  </w:t>
        </w:r>
      </w:ins>
    </w:p>
    <w:p w:rsidR="00554824" w:rsidRPr="00554824" w:rsidRDefault="00554824" w:rsidP="00554824">
      <w:pPr>
        <w:widowControl/>
        <w:numPr>
          <w:ilvl w:val="0"/>
          <w:numId w:val="53"/>
        </w:numPr>
        <w:spacing w:line="315" w:lineRule="atLeast"/>
        <w:ind w:left="1080"/>
        <w:jc w:val="left"/>
        <w:rPr>
          <w:ins w:id="190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0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svc = node_to_item(node, struct service, slist);  </w:t>
        </w:r>
      </w:ins>
    </w:p>
    <w:p w:rsidR="00554824" w:rsidRPr="00554824" w:rsidRDefault="00554824" w:rsidP="00554824">
      <w:pPr>
        <w:widowControl/>
        <w:numPr>
          <w:ilvl w:val="0"/>
          <w:numId w:val="53"/>
        </w:numPr>
        <w:spacing w:line="315" w:lineRule="atLeast"/>
        <w:ind w:left="1080"/>
        <w:jc w:val="left"/>
        <w:rPr>
          <w:ins w:id="190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0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if (!strcmp(svc-&gt;classname, classname)) {  </w:t>
        </w:r>
      </w:ins>
    </w:p>
    <w:p w:rsidR="00554824" w:rsidRPr="00554824" w:rsidRDefault="00554824" w:rsidP="00554824">
      <w:pPr>
        <w:widowControl/>
        <w:numPr>
          <w:ilvl w:val="0"/>
          <w:numId w:val="53"/>
        </w:numPr>
        <w:spacing w:line="315" w:lineRule="atLeast"/>
        <w:ind w:left="1080"/>
        <w:jc w:val="left"/>
        <w:rPr>
          <w:ins w:id="190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0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func(svc);  </w:t>
        </w:r>
      </w:ins>
    </w:p>
    <w:p w:rsidR="00554824" w:rsidRPr="00554824" w:rsidRDefault="00554824" w:rsidP="00554824">
      <w:pPr>
        <w:widowControl/>
        <w:numPr>
          <w:ilvl w:val="0"/>
          <w:numId w:val="53"/>
        </w:numPr>
        <w:spacing w:line="315" w:lineRule="atLeast"/>
        <w:ind w:left="1080"/>
        <w:jc w:val="left"/>
        <w:rPr>
          <w:ins w:id="191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1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}  </w:t>
        </w:r>
      </w:ins>
    </w:p>
    <w:p w:rsidR="00554824" w:rsidRPr="00554824" w:rsidRDefault="00554824" w:rsidP="00554824">
      <w:pPr>
        <w:widowControl/>
        <w:numPr>
          <w:ilvl w:val="0"/>
          <w:numId w:val="53"/>
        </w:numPr>
        <w:spacing w:line="315" w:lineRule="atLeast"/>
        <w:ind w:left="1080"/>
        <w:jc w:val="left"/>
        <w:rPr>
          <w:ins w:id="191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1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53"/>
        </w:numPr>
        <w:spacing w:line="315" w:lineRule="atLeast"/>
        <w:ind w:left="1080"/>
        <w:jc w:val="left"/>
        <w:rPr>
          <w:ins w:id="191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1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91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1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service_for_each_class函数通过遍历service_list服务链表来查找指定类型名称的服务，并调用函数service_start_if_not_disabled来启动服务。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91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19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54"/>
        </w:numPr>
        <w:spacing w:line="315" w:lineRule="atLeast"/>
        <w:ind w:left="1080"/>
        <w:jc w:val="left"/>
        <w:rPr>
          <w:ins w:id="192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2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static void service_start_if_not_disabled(struct service *svc)  </w:t>
        </w:r>
      </w:ins>
    </w:p>
    <w:p w:rsidR="00554824" w:rsidRPr="00554824" w:rsidRDefault="00554824" w:rsidP="00554824">
      <w:pPr>
        <w:widowControl/>
        <w:numPr>
          <w:ilvl w:val="0"/>
          <w:numId w:val="54"/>
        </w:numPr>
        <w:spacing w:line="315" w:lineRule="atLeast"/>
        <w:ind w:left="1080"/>
        <w:jc w:val="left"/>
        <w:rPr>
          <w:ins w:id="192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2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54"/>
        </w:numPr>
        <w:spacing w:line="315" w:lineRule="atLeast"/>
        <w:ind w:left="1080"/>
        <w:jc w:val="left"/>
        <w:rPr>
          <w:ins w:id="192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2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    if (!(svc-&gt;flags &amp; SVC_DISABLED)) {  </w:t>
        </w:r>
      </w:ins>
    </w:p>
    <w:p w:rsidR="00554824" w:rsidRPr="00554824" w:rsidRDefault="00554824" w:rsidP="00554824">
      <w:pPr>
        <w:widowControl/>
        <w:numPr>
          <w:ilvl w:val="0"/>
          <w:numId w:val="54"/>
        </w:numPr>
        <w:spacing w:line="315" w:lineRule="atLeast"/>
        <w:ind w:left="1080"/>
        <w:jc w:val="left"/>
        <w:rPr>
          <w:ins w:id="192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2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service_start(svc, NULL);  </w:t>
        </w:r>
      </w:ins>
    </w:p>
    <w:p w:rsidR="00554824" w:rsidRPr="00554824" w:rsidRDefault="00554824" w:rsidP="00554824">
      <w:pPr>
        <w:widowControl/>
        <w:numPr>
          <w:ilvl w:val="0"/>
          <w:numId w:val="54"/>
        </w:numPr>
        <w:spacing w:line="315" w:lineRule="atLeast"/>
        <w:ind w:left="1080"/>
        <w:jc w:val="left"/>
        <w:rPr>
          <w:ins w:id="192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2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54"/>
        </w:numPr>
        <w:spacing w:line="315" w:lineRule="atLeast"/>
        <w:ind w:left="1080"/>
        <w:jc w:val="left"/>
        <w:rPr>
          <w:ins w:id="193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3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93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3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函数service_start_if_not_disabled()首先判断该服务的标志位是否设置成了SVC_DISABLED，SVC_DISABLED标志着服务不能在开始时启动，如果服务没有设置此标志位，则启动该服务，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93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3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service_start()函数比较复杂，这里就不详细分析，service_start()函数主要完成以下工作：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93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3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1）设置服务标志位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93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3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2）调用fork()系统调用创建新的进程；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94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4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3）获取属性匿名存储空间句柄，并添加为服务配置的环境变量；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94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4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 xml:space="preserve">4）创建服务配置的socket，调用publish_socket函数将创建的socket句柄添加到环境变量中；该环境变量为：ANDROID_SOCKET_XXX = </w:t>
        </w:r>
        <w:proofErr w:type="gramStart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fd</w:t>
        </w:r>
        <w:proofErr w:type="gramEnd"/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94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4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5）为新进程打开控制台，并设置新进程的PID,GID等；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94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4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6）调用execve()系统调用执行新进程运行的程序；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94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4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7）设置服务运行状态属性；该属性为：init.svc.XXX = running</w:t>
        </w:r>
      </w:ins>
    </w:p>
    <w:p w:rsidR="00554824" w:rsidRPr="00554824" w:rsidRDefault="00554824" w:rsidP="00554824">
      <w:pPr>
        <w:widowControl/>
        <w:spacing w:line="315" w:lineRule="atLeast"/>
        <w:jc w:val="left"/>
        <w:outlineLvl w:val="3"/>
        <w:rPr>
          <w:ins w:id="1950" w:author="Unknown"/>
          <w:rFonts w:ascii="微软雅黑" w:eastAsia="微软雅黑" w:hAnsi="微软雅黑" w:cs="宋体" w:hint="eastAsia"/>
          <w:b/>
          <w:bCs/>
          <w:color w:val="323E32"/>
          <w:kern w:val="0"/>
          <w:sz w:val="24"/>
          <w:szCs w:val="24"/>
        </w:rPr>
      </w:pPr>
      <w:bookmarkStart w:id="1951" w:name="t26"/>
      <w:bookmarkEnd w:id="1951"/>
      <w:ins w:id="1952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 w:val="24"/>
            <w:szCs w:val="24"/>
          </w:rPr>
          <w:t>Init进程循环执行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95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5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当将以上Action添加到待执行队列中后，init进程将进入无限循环中执行，循环过程中主要完成以下工作：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195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5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A. 调用函数execute_one_command来检查action_queue列表是否为空。如果不为空的话，那么init进程就会将保存在列表头中的 action移除，并且执行这个被移除的action。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由于前面我们将一个名称为“console_init”的action添加到了 action_queue列表中，因此，在这个无限循环中，这个action就会被执行，即函数console_init_action会被调用。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B. 调用函数restart_processes来检查系统中是否有进程需要重启。在启动脚本/init.rc中，我们可以指定一个进程在退出之后会自动重新 启动。在这种情况下，函数restart_processes就会检查是否存在需要重新启动的进程，如果存在的话，那么就会将它重新启动起来。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C. 处理系统属性变化事件。当我们调用函数property_set来改变一个系统属性值时，系统就会通过一个socket（通过调用函数 get_property_set_fd可以获得它的文件描述符）来向init进程发送一个属性值改变事件通知。init进程接收到这个属性值改变事件之 后，就会调用函数handle_property_set_fd来进行相应的处理。后面在分析第三个开机画面的显示过程时，我们就会看 到，SurfaceFlinger服务就是通过修改“ctl.start”和“ctl.stop”属性值来启动和停止第三个开机画面的。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D. 处理一种称为“chorded keyboard”的键盘输入事件。这种类型为chorded keyboard</w:t>
        </w:r>
        <w:proofErr w:type="gramStart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”</w:t>
        </w:r>
        <w:proofErr w:type="gramEnd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的键盘设备通过不同</w:t>
        </w:r>
        <w:proofErr w:type="gramStart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的铵键组合</w:t>
        </w:r>
        <w:proofErr w:type="gramEnd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来描述不同的命令或者操作，它对应的设备文件为/dev/keychord。我们可以通过调用函数 get_keychord_fd来获得这个设备的文件描述符，以便可以监控它的输入事件，并且调用函数handle_keychord来对这些输入事件进 行处理。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E. 回收僵尸进程。我们知道，在Linux内核中，如果父进程不等待子进程结束就退出，那么当子进程结束的时候，就会变成一个僵尸进程，从而占用系统的资源。 为了回收这些僵尸进程，init进程会安装一个SIGCHLD信号接收器。当那些父进程已经退出了的子进程退出的时候，内核就会发出一个SIGCHLD信 号给init进程。init进程可以通过一个socket（通过调用函数get_signal_fd可以获得它的文件描述符）来将接收到的SIGCHLD 信号读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取回来，并且调用函数handle_signal来对接收到的SIGCHLD信号进行处理，即回收那些已经变成了僵尸的子进程。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195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58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195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proofErr w:type="gramStart"/>
      <w:ins w:id="196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for(</w:t>
        </w:r>
        <w:proofErr w:type="gramEnd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;;) {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196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6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int nr, i, timeout = -1;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196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6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execute_one_command();①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196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6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restart_processes();②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196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6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(!property_set_fd_init &amp;&amp; get_property_set_fd() &gt; 0) {③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196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7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ufds[fd_count].fd = get_property_set_fd();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197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7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ufds[fd_count].events = POLLIN;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197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7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ufds[fd_count].revents = 0;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197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7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fd_count++;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197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7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property_set_fd_init = 1;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197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8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198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8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(!signal_fd_init &amp;&amp; get_signal_fd() &gt; 0) {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198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8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ufds[fd_count].fd = get_signal_fd();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198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8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ufds[fd_count].events = POLLIN;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198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8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ufds[fd_count].revents = 0;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198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9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fd_count++;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199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9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signal_fd_init = 1;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199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9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199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9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(!keychord_fd_init &amp;&amp; get_keychord_fd() &gt; 0) {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199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199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        ufds[fd_count].fd = get_keychord_fd();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199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0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ufds[fd_count].events = POLLIN;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0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0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ufds[fd_count].revents = 0;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0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0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fd_count++;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0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0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keychord_fd_init = 1;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0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0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0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1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1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1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(process_needs_restart) {④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1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1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timeout = (process_needs_restart - gettime()) * 1000;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1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1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if (timeout &lt; 0)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1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1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timeout = 0;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1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2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2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2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2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2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(!action_queue_empty() || cur_action)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2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2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timeout = 0;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2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2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2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3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#if BOOTCHART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3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3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(bootchart_count &gt; 0) {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3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3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if (timeout &lt; 0 || timeout &gt; BOOTCHART_POLLING_MS)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3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3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timeout = BOOTCHART_POLLING_MS;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3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3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if (bootchart_step() &lt; 0 || --bootchart_count == 0) {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3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4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bootchart_finish();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4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4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            bootchart_count = 0;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4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4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}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4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4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4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4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#endif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4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5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5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5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nr = poll(ufds, fd_count, timeout);⑤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5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5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(nr &lt;= 0)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5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5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continue;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5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5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5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6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for (i = 0; i &lt; fd_count; i++) {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6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6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if (ufds[i].revents == POLLIN) {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6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6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if (ufds[i].fd == get_property_set_fd())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6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6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    handle_property_set_fd();⑥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6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6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else if (ufds[i].fd == get_keychord_fd())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6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7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    handle_keychord();⑦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7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7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else if (ufds[i].fd == get_signal_fd())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7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7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    handle_signal();⑧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7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7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}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7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7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55"/>
        </w:numPr>
        <w:spacing w:line="315" w:lineRule="atLeast"/>
        <w:ind w:left="1080"/>
        <w:jc w:val="left"/>
        <w:rPr>
          <w:ins w:id="207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8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208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8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1).execute_one_</w:t>
        </w:r>
        <w:proofErr w:type="gramStart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command(</w:t>
        </w:r>
        <w:proofErr w:type="gramEnd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void)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208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8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从待执行队列action_queue中取出一个Action来执行，并且将已经执行完的Action从action_queue队列中移除。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208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86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56"/>
        </w:numPr>
        <w:spacing w:line="315" w:lineRule="atLeast"/>
        <w:ind w:left="1080"/>
        <w:jc w:val="left"/>
        <w:rPr>
          <w:ins w:id="208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8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void execute_one_command(void)  </w:t>
        </w:r>
      </w:ins>
    </w:p>
    <w:p w:rsidR="00554824" w:rsidRPr="00554824" w:rsidRDefault="00554824" w:rsidP="00554824">
      <w:pPr>
        <w:widowControl/>
        <w:numPr>
          <w:ilvl w:val="0"/>
          <w:numId w:val="56"/>
        </w:numPr>
        <w:spacing w:line="315" w:lineRule="atLeast"/>
        <w:ind w:left="1080"/>
        <w:jc w:val="left"/>
        <w:rPr>
          <w:ins w:id="208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9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56"/>
        </w:numPr>
        <w:spacing w:line="315" w:lineRule="atLeast"/>
        <w:ind w:left="1080"/>
        <w:jc w:val="left"/>
        <w:rPr>
          <w:ins w:id="209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9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int ret;  </w:t>
        </w:r>
      </w:ins>
    </w:p>
    <w:p w:rsidR="00554824" w:rsidRPr="00554824" w:rsidRDefault="00554824" w:rsidP="00554824">
      <w:pPr>
        <w:widowControl/>
        <w:numPr>
          <w:ilvl w:val="0"/>
          <w:numId w:val="56"/>
        </w:numPr>
        <w:spacing w:line="315" w:lineRule="atLeast"/>
        <w:ind w:left="1080"/>
        <w:jc w:val="left"/>
        <w:rPr>
          <w:ins w:id="209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9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</w:t>
        </w:r>
      </w:ins>
    </w:p>
    <w:p w:rsidR="00554824" w:rsidRPr="00554824" w:rsidRDefault="00554824" w:rsidP="00554824">
      <w:pPr>
        <w:widowControl/>
        <w:numPr>
          <w:ilvl w:val="0"/>
          <w:numId w:val="56"/>
        </w:numPr>
        <w:spacing w:line="315" w:lineRule="atLeast"/>
        <w:ind w:left="1080"/>
        <w:jc w:val="left"/>
        <w:rPr>
          <w:ins w:id="209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9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(!cur_action || !cur_command || is_last_command(cur_action, cur_command)) {  </w:t>
        </w:r>
      </w:ins>
    </w:p>
    <w:p w:rsidR="00554824" w:rsidRPr="00554824" w:rsidRDefault="00554824" w:rsidP="00554824">
      <w:pPr>
        <w:widowControl/>
        <w:numPr>
          <w:ilvl w:val="0"/>
          <w:numId w:val="56"/>
        </w:numPr>
        <w:spacing w:line="315" w:lineRule="atLeast"/>
        <w:ind w:left="1080"/>
        <w:jc w:val="left"/>
        <w:rPr>
          <w:ins w:id="209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09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cur_action = action_remove_queue_head();  </w:t>
        </w:r>
      </w:ins>
    </w:p>
    <w:p w:rsidR="00554824" w:rsidRPr="00554824" w:rsidRDefault="00554824" w:rsidP="00554824">
      <w:pPr>
        <w:widowControl/>
        <w:numPr>
          <w:ilvl w:val="0"/>
          <w:numId w:val="56"/>
        </w:numPr>
        <w:spacing w:line="315" w:lineRule="atLeast"/>
        <w:ind w:left="1080"/>
        <w:jc w:val="left"/>
        <w:rPr>
          <w:ins w:id="209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0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cur_command = NULL;  </w:t>
        </w:r>
      </w:ins>
    </w:p>
    <w:p w:rsidR="00554824" w:rsidRPr="00554824" w:rsidRDefault="00554824" w:rsidP="00554824">
      <w:pPr>
        <w:widowControl/>
        <w:numPr>
          <w:ilvl w:val="0"/>
          <w:numId w:val="56"/>
        </w:numPr>
        <w:spacing w:line="315" w:lineRule="atLeast"/>
        <w:ind w:left="1080"/>
        <w:jc w:val="left"/>
        <w:rPr>
          <w:ins w:id="210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0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if (!cur_action)  </w:t>
        </w:r>
      </w:ins>
    </w:p>
    <w:p w:rsidR="00554824" w:rsidRPr="00554824" w:rsidRDefault="00554824" w:rsidP="00554824">
      <w:pPr>
        <w:widowControl/>
        <w:numPr>
          <w:ilvl w:val="0"/>
          <w:numId w:val="56"/>
        </w:numPr>
        <w:spacing w:line="315" w:lineRule="atLeast"/>
        <w:ind w:left="1080"/>
        <w:jc w:val="left"/>
        <w:rPr>
          <w:ins w:id="210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0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return;  </w:t>
        </w:r>
      </w:ins>
    </w:p>
    <w:p w:rsidR="00554824" w:rsidRPr="00554824" w:rsidRDefault="00554824" w:rsidP="00554824">
      <w:pPr>
        <w:widowControl/>
        <w:numPr>
          <w:ilvl w:val="0"/>
          <w:numId w:val="56"/>
        </w:numPr>
        <w:spacing w:line="315" w:lineRule="atLeast"/>
        <w:ind w:left="1080"/>
        <w:jc w:val="left"/>
        <w:rPr>
          <w:ins w:id="210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0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INFO("processing action %p (%s)\n", cur_action, cur_action-&gt;name);  </w:t>
        </w:r>
      </w:ins>
    </w:p>
    <w:p w:rsidR="00554824" w:rsidRPr="00554824" w:rsidRDefault="00554824" w:rsidP="00554824">
      <w:pPr>
        <w:widowControl/>
        <w:numPr>
          <w:ilvl w:val="0"/>
          <w:numId w:val="56"/>
        </w:numPr>
        <w:spacing w:line="315" w:lineRule="atLeast"/>
        <w:ind w:left="1080"/>
        <w:jc w:val="left"/>
        <w:rPr>
          <w:ins w:id="210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0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cur_command = get_first_command(cur_action);  </w:t>
        </w:r>
      </w:ins>
    </w:p>
    <w:p w:rsidR="00554824" w:rsidRPr="00554824" w:rsidRDefault="00554824" w:rsidP="00554824">
      <w:pPr>
        <w:widowControl/>
        <w:numPr>
          <w:ilvl w:val="0"/>
          <w:numId w:val="56"/>
        </w:numPr>
        <w:spacing w:line="315" w:lineRule="atLeast"/>
        <w:ind w:left="1080"/>
        <w:jc w:val="left"/>
        <w:rPr>
          <w:ins w:id="210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1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else {  </w:t>
        </w:r>
      </w:ins>
    </w:p>
    <w:p w:rsidR="00554824" w:rsidRPr="00554824" w:rsidRDefault="00554824" w:rsidP="00554824">
      <w:pPr>
        <w:widowControl/>
        <w:numPr>
          <w:ilvl w:val="0"/>
          <w:numId w:val="56"/>
        </w:numPr>
        <w:spacing w:line="315" w:lineRule="atLeast"/>
        <w:ind w:left="1080"/>
        <w:jc w:val="left"/>
        <w:rPr>
          <w:ins w:id="211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1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cur_command = get_next_command(cur_action, cur_command);  </w:t>
        </w:r>
      </w:ins>
    </w:p>
    <w:p w:rsidR="00554824" w:rsidRPr="00554824" w:rsidRDefault="00554824" w:rsidP="00554824">
      <w:pPr>
        <w:widowControl/>
        <w:numPr>
          <w:ilvl w:val="0"/>
          <w:numId w:val="56"/>
        </w:numPr>
        <w:spacing w:line="315" w:lineRule="atLeast"/>
        <w:ind w:left="1080"/>
        <w:jc w:val="left"/>
        <w:rPr>
          <w:ins w:id="211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1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56"/>
        </w:numPr>
        <w:spacing w:line="315" w:lineRule="atLeast"/>
        <w:ind w:left="1080"/>
        <w:jc w:val="left"/>
        <w:rPr>
          <w:ins w:id="211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1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</w:t>
        </w:r>
      </w:ins>
    </w:p>
    <w:p w:rsidR="00554824" w:rsidRPr="00554824" w:rsidRDefault="00554824" w:rsidP="00554824">
      <w:pPr>
        <w:widowControl/>
        <w:numPr>
          <w:ilvl w:val="0"/>
          <w:numId w:val="56"/>
        </w:numPr>
        <w:spacing w:line="315" w:lineRule="atLeast"/>
        <w:ind w:left="1080"/>
        <w:jc w:val="left"/>
        <w:rPr>
          <w:ins w:id="211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1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(!cur_command)  </w:t>
        </w:r>
      </w:ins>
    </w:p>
    <w:p w:rsidR="00554824" w:rsidRPr="00554824" w:rsidRDefault="00554824" w:rsidP="00554824">
      <w:pPr>
        <w:widowControl/>
        <w:numPr>
          <w:ilvl w:val="0"/>
          <w:numId w:val="56"/>
        </w:numPr>
        <w:spacing w:line="315" w:lineRule="atLeast"/>
        <w:ind w:left="1080"/>
        <w:jc w:val="left"/>
        <w:rPr>
          <w:ins w:id="211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2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return;  </w:t>
        </w:r>
      </w:ins>
    </w:p>
    <w:p w:rsidR="00554824" w:rsidRPr="00554824" w:rsidRDefault="00554824" w:rsidP="00554824">
      <w:pPr>
        <w:widowControl/>
        <w:numPr>
          <w:ilvl w:val="0"/>
          <w:numId w:val="56"/>
        </w:numPr>
        <w:spacing w:line="315" w:lineRule="atLeast"/>
        <w:ind w:left="1080"/>
        <w:jc w:val="left"/>
        <w:rPr>
          <w:ins w:id="212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2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  </w:t>
        </w:r>
      </w:ins>
    </w:p>
    <w:p w:rsidR="00554824" w:rsidRPr="00554824" w:rsidRDefault="00554824" w:rsidP="00554824">
      <w:pPr>
        <w:widowControl/>
        <w:numPr>
          <w:ilvl w:val="0"/>
          <w:numId w:val="56"/>
        </w:numPr>
        <w:spacing w:line="315" w:lineRule="atLeast"/>
        <w:ind w:left="1080"/>
        <w:jc w:val="left"/>
        <w:rPr>
          <w:ins w:id="212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2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ret = cur_command-&gt;func(cur_command-&gt;nargs, cur_command-&gt;args);  </w:t>
        </w:r>
      </w:ins>
    </w:p>
    <w:p w:rsidR="00554824" w:rsidRPr="00554824" w:rsidRDefault="00554824" w:rsidP="00554824">
      <w:pPr>
        <w:widowControl/>
        <w:numPr>
          <w:ilvl w:val="0"/>
          <w:numId w:val="56"/>
        </w:numPr>
        <w:spacing w:line="315" w:lineRule="atLeast"/>
        <w:ind w:left="1080"/>
        <w:jc w:val="left"/>
        <w:rPr>
          <w:ins w:id="212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2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INFO("command '%s' r=%d\n", cur_command-&gt;args[0], ret);  </w:t>
        </w:r>
      </w:ins>
    </w:p>
    <w:p w:rsidR="00554824" w:rsidRPr="00554824" w:rsidRDefault="00554824" w:rsidP="00554824">
      <w:pPr>
        <w:widowControl/>
        <w:numPr>
          <w:ilvl w:val="0"/>
          <w:numId w:val="56"/>
        </w:numPr>
        <w:spacing w:line="315" w:lineRule="atLeast"/>
        <w:ind w:left="1080"/>
        <w:jc w:val="left"/>
        <w:rPr>
          <w:ins w:id="212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2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212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3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1) 从action_queue取下struct action *act赋给cur_action；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2) 从cur_action获得struct command *赋给cur_command；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br/>
          <w:t>    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3) 执行cur_command-&gt;func(cur_command-&gt;nargs, cur_command-&gt;args)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213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3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2).服务重启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213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3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当内存不足时，Android系统会自动杀死一下进程来释放空间，所以当某些重要的服务被杀，同时该服务进程并未设置为oneshot，则必须重新启动该服务进程。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213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36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57"/>
        </w:numPr>
        <w:spacing w:line="315" w:lineRule="atLeast"/>
        <w:ind w:left="1080"/>
        <w:jc w:val="left"/>
        <w:rPr>
          <w:ins w:id="213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3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static void restart_processes()  </w:t>
        </w:r>
      </w:ins>
    </w:p>
    <w:p w:rsidR="00554824" w:rsidRPr="00554824" w:rsidRDefault="00554824" w:rsidP="00554824">
      <w:pPr>
        <w:widowControl/>
        <w:numPr>
          <w:ilvl w:val="0"/>
          <w:numId w:val="57"/>
        </w:numPr>
        <w:spacing w:line="315" w:lineRule="atLeast"/>
        <w:ind w:left="1080"/>
        <w:jc w:val="left"/>
        <w:rPr>
          <w:ins w:id="213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4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57"/>
        </w:numPr>
        <w:spacing w:line="315" w:lineRule="atLeast"/>
        <w:ind w:left="1080"/>
        <w:jc w:val="left"/>
        <w:rPr>
          <w:ins w:id="214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4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process_needs_restart = 0;  </w:t>
        </w:r>
      </w:ins>
    </w:p>
    <w:p w:rsidR="00554824" w:rsidRPr="00554824" w:rsidRDefault="00554824" w:rsidP="00554824">
      <w:pPr>
        <w:widowControl/>
        <w:numPr>
          <w:ilvl w:val="0"/>
          <w:numId w:val="57"/>
        </w:numPr>
        <w:spacing w:line="315" w:lineRule="atLeast"/>
        <w:ind w:left="1080"/>
        <w:jc w:val="left"/>
        <w:rPr>
          <w:ins w:id="214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4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service_for_each_flags(SVC_RESTARTING,restart_service_if_needed);  </w:t>
        </w:r>
      </w:ins>
    </w:p>
    <w:p w:rsidR="00554824" w:rsidRPr="00554824" w:rsidRDefault="00554824" w:rsidP="00554824">
      <w:pPr>
        <w:widowControl/>
        <w:numPr>
          <w:ilvl w:val="0"/>
          <w:numId w:val="57"/>
        </w:numPr>
        <w:spacing w:line="315" w:lineRule="atLeast"/>
        <w:ind w:left="1080"/>
        <w:jc w:val="left"/>
        <w:rPr>
          <w:ins w:id="214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4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214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4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调 用函数service_for_each_flags来循环遍历服务链表，查找标志位为SVC_RESTARTING的服务，当该服务进程死亡 时，init进程监控</w:t>
        </w:r>
        <w:proofErr w:type="gramStart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到进程</w:t>
        </w:r>
        <w:proofErr w:type="gramEnd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死亡事件，在处理该事件的时候会为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该服务进程设置SVC_RESTARTING标志位，并调用 restart_service_if_needed函数重启服务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214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50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58"/>
        </w:numPr>
        <w:spacing w:line="315" w:lineRule="atLeast"/>
        <w:ind w:left="1080"/>
        <w:jc w:val="left"/>
        <w:rPr>
          <w:ins w:id="215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5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void service_for_each_flags(unsigned matchflags,  </w:t>
        </w:r>
      </w:ins>
    </w:p>
    <w:p w:rsidR="00554824" w:rsidRPr="00554824" w:rsidRDefault="00554824" w:rsidP="00554824">
      <w:pPr>
        <w:widowControl/>
        <w:numPr>
          <w:ilvl w:val="0"/>
          <w:numId w:val="58"/>
        </w:numPr>
        <w:spacing w:line="315" w:lineRule="atLeast"/>
        <w:ind w:left="1080"/>
        <w:jc w:val="left"/>
        <w:rPr>
          <w:ins w:id="215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5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                void (*func)(struct service *svc))  </w:t>
        </w:r>
      </w:ins>
    </w:p>
    <w:p w:rsidR="00554824" w:rsidRPr="00554824" w:rsidRDefault="00554824" w:rsidP="00554824">
      <w:pPr>
        <w:widowControl/>
        <w:numPr>
          <w:ilvl w:val="0"/>
          <w:numId w:val="58"/>
        </w:numPr>
        <w:spacing w:line="315" w:lineRule="atLeast"/>
        <w:ind w:left="1080"/>
        <w:jc w:val="left"/>
        <w:rPr>
          <w:ins w:id="215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5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58"/>
        </w:numPr>
        <w:spacing w:line="315" w:lineRule="atLeast"/>
        <w:ind w:left="1080"/>
        <w:jc w:val="left"/>
        <w:rPr>
          <w:ins w:id="215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5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struct listnode *node;  </w:t>
        </w:r>
      </w:ins>
    </w:p>
    <w:p w:rsidR="00554824" w:rsidRPr="00554824" w:rsidRDefault="00554824" w:rsidP="00554824">
      <w:pPr>
        <w:widowControl/>
        <w:numPr>
          <w:ilvl w:val="0"/>
          <w:numId w:val="58"/>
        </w:numPr>
        <w:spacing w:line="315" w:lineRule="atLeast"/>
        <w:ind w:left="1080"/>
        <w:jc w:val="left"/>
        <w:rPr>
          <w:ins w:id="215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6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struct service *svc;  </w:t>
        </w:r>
      </w:ins>
    </w:p>
    <w:p w:rsidR="00554824" w:rsidRPr="00554824" w:rsidRDefault="00554824" w:rsidP="00554824">
      <w:pPr>
        <w:widowControl/>
        <w:numPr>
          <w:ilvl w:val="0"/>
          <w:numId w:val="58"/>
        </w:numPr>
        <w:spacing w:line="315" w:lineRule="atLeast"/>
        <w:ind w:left="1080"/>
        <w:jc w:val="left"/>
        <w:rPr>
          <w:ins w:id="216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6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list_for_each(node, &amp;service_list) {  </w:t>
        </w:r>
      </w:ins>
    </w:p>
    <w:p w:rsidR="00554824" w:rsidRPr="00554824" w:rsidRDefault="00554824" w:rsidP="00554824">
      <w:pPr>
        <w:widowControl/>
        <w:numPr>
          <w:ilvl w:val="0"/>
          <w:numId w:val="58"/>
        </w:numPr>
        <w:spacing w:line="315" w:lineRule="atLeast"/>
        <w:ind w:left="1080"/>
        <w:jc w:val="left"/>
        <w:rPr>
          <w:ins w:id="216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6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svc = node_to_item(node, struct service, slist);  </w:t>
        </w:r>
      </w:ins>
    </w:p>
    <w:p w:rsidR="00554824" w:rsidRPr="00554824" w:rsidRDefault="00554824" w:rsidP="00554824">
      <w:pPr>
        <w:widowControl/>
        <w:numPr>
          <w:ilvl w:val="0"/>
          <w:numId w:val="58"/>
        </w:numPr>
        <w:spacing w:line="315" w:lineRule="atLeast"/>
        <w:ind w:left="1080"/>
        <w:jc w:val="left"/>
        <w:rPr>
          <w:ins w:id="216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6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if (svc-&gt;flags &amp; matchflags) {  </w:t>
        </w:r>
      </w:ins>
    </w:p>
    <w:p w:rsidR="00554824" w:rsidRPr="00554824" w:rsidRDefault="00554824" w:rsidP="00554824">
      <w:pPr>
        <w:widowControl/>
        <w:numPr>
          <w:ilvl w:val="0"/>
          <w:numId w:val="58"/>
        </w:numPr>
        <w:spacing w:line="315" w:lineRule="atLeast"/>
        <w:ind w:left="1080"/>
        <w:jc w:val="left"/>
        <w:rPr>
          <w:ins w:id="216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6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func(svc);  </w:t>
        </w:r>
      </w:ins>
    </w:p>
    <w:p w:rsidR="00554824" w:rsidRPr="00554824" w:rsidRDefault="00554824" w:rsidP="00554824">
      <w:pPr>
        <w:widowControl/>
        <w:numPr>
          <w:ilvl w:val="0"/>
          <w:numId w:val="58"/>
        </w:numPr>
        <w:spacing w:line="315" w:lineRule="atLeast"/>
        <w:ind w:left="1080"/>
        <w:jc w:val="left"/>
        <w:rPr>
          <w:ins w:id="216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7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}  </w:t>
        </w:r>
      </w:ins>
    </w:p>
    <w:p w:rsidR="00554824" w:rsidRPr="00554824" w:rsidRDefault="00554824" w:rsidP="00554824">
      <w:pPr>
        <w:widowControl/>
        <w:numPr>
          <w:ilvl w:val="0"/>
          <w:numId w:val="58"/>
        </w:numPr>
        <w:spacing w:line="315" w:lineRule="atLeast"/>
        <w:ind w:left="1080"/>
        <w:jc w:val="left"/>
        <w:rPr>
          <w:ins w:id="217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7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58"/>
        </w:numPr>
        <w:spacing w:line="315" w:lineRule="atLeast"/>
        <w:ind w:left="1080"/>
        <w:jc w:val="left"/>
        <w:rPr>
          <w:ins w:id="217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7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217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7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从服务链表中查找具有相同标志位的服务，并</w:t>
        </w:r>
        <w:proofErr w:type="gramStart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调用回调函数</w:t>
        </w:r>
        <w:proofErr w:type="gramEnd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进行处理，对于具有SVC_RESTARTING标志的服务，说明该服务需要重启，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217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78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59"/>
        </w:numPr>
        <w:spacing w:line="315" w:lineRule="atLeast"/>
        <w:ind w:left="1080"/>
        <w:jc w:val="left"/>
        <w:rPr>
          <w:ins w:id="217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8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static void restart_service_if_needed(struct service *svc)  </w:t>
        </w:r>
      </w:ins>
    </w:p>
    <w:p w:rsidR="00554824" w:rsidRPr="00554824" w:rsidRDefault="00554824" w:rsidP="00554824">
      <w:pPr>
        <w:widowControl/>
        <w:numPr>
          <w:ilvl w:val="0"/>
          <w:numId w:val="59"/>
        </w:numPr>
        <w:spacing w:line="315" w:lineRule="atLeast"/>
        <w:ind w:left="1080"/>
        <w:jc w:val="left"/>
        <w:rPr>
          <w:ins w:id="218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8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59"/>
        </w:numPr>
        <w:spacing w:line="315" w:lineRule="atLeast"/>
        <w:ind w:left="1080"/>
        <w:jc w:val="left"/>
        <w:rPr>
          <w:ins w:id="218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8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time_t next_start_time = svc-&gt;time_started + 5;  </w:t>
        </w:r>
      </w:ins>
    </w:p>
    <w:p w:rsidR="00554824" w:rsidRPr="00554824" w:rsidRDefault="00554824" w:rsidP="00554824">
      <w:pPr>
        <w:widowControl/>
        <w:numPr>
          <w:ilvl w:val="0"/>
          <w:numId w:val="59"/>
        </w:numPr>
        <w:spacing w:line="315" w:lineRule="atLeast"/>
        <w:ind w:left="1080"/>
        <w:jc w:val="left"/>
        <w:rPr>
          <w:ins w:id="218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8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</w:t>
        </w:r>
      </w:ins>
    </w:p>
    <w:p w:rsidR="00554824" w:rsidRPr="00554824" w:rsidRDefault="00554824" w:rsidP="00554824">
      <w:pPr>
        <w:widowControl/>
        <w:numPr>
          <w:ilvl w:val="0"/>
          <w:numId w:val="59"/>
        </w:numPr>
        <w:spacing w:line="315" w:lineRule="atLeast"/>
        <w:ind w:left="1080"/>
        <w:jc w:val="left"/>
        <w:rPr>
          <w:ins w:id="218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8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    if (next_start_time &lt;= gettime()) {  </w:t>
        </w:r>
      </w:ins>
    </w:p>
    <w:p w:rsidR="00554824" w:rsidRPr="00554824" w:rsidRDefault="00554824" w:rsidP="00554824">
      <w:pPr>
        <w:widowControl/>
        <w:numPr>
          <w:ilvl w:val="0"/>
          <w:numId w:val="59"/>
        </w:numPr>
        <w:spacing w:line="315" w:lineRule="atLeast"/>
        <w:ind w:left="1080"/>
        <w:jc w:val="left"/>
        <w:rPr>
          <w:ins w:id="218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9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svc-&gt;flags &amp;= (~SVC_RESTARTING);  </w:t>
        </w:r>
      </w:ins>
    </w:p>
    <w:p w:rsidR="00554824" w:rsidRPr="00554824" w:rsidRDefault="00554824" w:rsidP="00554824">
      <w:pPr>
        <w:widowControl/>
        <w:numPr>
          <w:ilvl w:val="0"/>
          <w:numId w:val="59"/>
        </w:numPr>
        <w:spacing w:line="315" w:lineRule="atLeast"/>
        <w:ind w:left="1080"/>
        <w:jc w:val="left"/>
        <w:rPr>
          <w:ins w:id="219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9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service_start(svc, NULL);  </w:t>
        </w:r>
      </w:ins>
    </w:p>
    <w:p w:rsidR="00554824" w:rsidRPr="00554824" w:rsidRDefault="00554824" w:rsidP="00554824">
      <w:pPr>
        <w:widowControl/>
        <w:numPr>
          <w:ilvl w:val="0"/>
          <w:numId w:val="59"/>
        </w:numPr>
        <w:spacing w:line="315" w:lineRule="atLeast"/>
        <w:ind w:left="1080"/>
        <w:jc w:val="left"/>
        <w:rPr>
          <w:ins w:id="219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9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return;  </w:t>
        </w:r>
      </w:ins>
    </w:p>
    <w:p w:rsidR="00554824" w:rsidRPr="00554824" w:rsidRDefault="00554824" w:rsidP="00554824">
      <w:pPr>
        <w:widowControl/>
        <w:numPr>
          <w:ilvl w:val="0"/>
          <w:numId w:val="59"/>
        </w:numPr>
        <w:spacing w:line="315" w:lineRule="atLeast"/>
        <w:ind w:left="1080"/>
        <w:jc w:val="left"/>
        <w:rPr>
          <w:ins w:id="219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9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59"/>
        </w:numPr>
        <w:spacing w:line="315" w:lineRule="atLeast"/>
        <w:ind w:left="1080"/>
        <w:jc w:val="left"/>
        <w:rPr>
          <w:ins w:id="219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19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</w:t>
        </w:r>
      </w:ins>
    </w:p>
    <w:p w:rsidR="00554824" w:rsidRPr="00554824" w:rsidRDefault="00554824" w:rsidP="00554824">
      <w:pPr>
        <w:widowControl/>
        <w:numPr>
          <w:ilvl w:val="0"/>
          <w:numId w:val="59"/>
        </w:numPr>
        <w:spacing w:line="315" w:lineRule="atLeast"/>
        <w:ind w:left="1080"/>
        <w:jc w:val="left"/>
        <w:rPr>
          <w:ins w:id="219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0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((next_start_time &lt; process_needs_restart) ||  </w:t>
        </w:r>
      </w:ins>
    </w:p>
    <w:p w:rsidR="00554824" w:rsidRPr="00554824" w:rsidRDefault="00554824" w:rsidP="00554824">
      <w:pPr>
        <w:widowControl/>
        <w:numPr>
          <w:ilvl w:val="0"/>
          <w:numId w:val="59"/>
        </w:numPr>
        <w:spacing w:line="315" w:lineRule="atLeast"/>
        <w:ind w:left="1080"/>
        <w:jc w:val="left"/>
        <w:rPr>
          <w:ins w:id="220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0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(process_needs_restart == 0)) {  </w:t>
        </w:r>
      </w:ins>
    </w:p>
    <w:p w:rsidR="00554824" w:rsidRPr="00554824" w:rsidRDefault="00554824" w:rsidP="00554824">
      <w:pPr>
        <w:widowControl/>
        <w:numPr>
          <w:ilvl w:val="0"/>
          <w:numId w:val="59"/>
        </w:numPr>
        <w:spacing w:line="315" w:lineRule="atLeast"/>
        <w:ind w:left="1080"/>
        <w:jc w:val="left"/>
        <w:rPr>
          <w:ins w:id="220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0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process_needs_restart = next_start_time;  </w:t>
        </w:r>
      </w:ins>
    </w:p>
    <w:p w:rsidR="00554824" w:rsidRPr="00554824" w:rsidRDefault="00554824" w:rsidP="00554824">
      <w:pPr>
        <w:widowControl/>
        <w:numPr>
          <w:ilvl w:val="0"/>
          <w:numId w:val="59"/>
        </w:numPr>
        <w:spacing w:line="315" w:lineRule="atLeast"/>
        <w:ind w:left="1080"/>
        <w:jc w:val="left"/>
        <w:rPr>
          <w:ins w:id="220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0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59"/>
        </w:numPr>
        <w:spacing w:line="315" w:lineRule="atLeast"/>
        <w:ind w:left="1080"/>
        <w:jc w:val="left"/>
        <w:rPr>
          <w:ins w:id="220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0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220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proofErr w:type="gramStart"/>
      <w:ins w:id="221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当当前</w:t>
        </w:r>
        <w:proofErr w:type="gramEnd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时间大于服务启动时间时，清楚服务重</w:t>
        </w:r>
        <w:proofErr w:type="gramStart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启标志</w:t>
        </w:r>
        <w:proofErr w:type="gramEnd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并启动该服务，service_start()函数已经在前面简单介绍过了。那服务重</w:t>
        </w:r>
        <w:proofErr w:type="gramStart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启标志位</w:t>
        </w:r>
        <w:proofErr w:type="gramEnd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是在哪里设置的呢？在接下来介绍的init进程处理子进程死亡信号SIGCHLD时会进行详细介绍。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221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1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3.设置句柄池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221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14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60"/>
        </w:numPr>
        <w:spacing w:line="315" w:lineRule="atLeast"/>
        <w:ind w:left="1080"/>
        <w:jc w:val="left"/>
        <w:rPr>
          <w:ins w:id="221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1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if (!property_set_fd_init &amp;&amp; get_property_set_fd() &gt; 0) {  </w:t>
        </w:r>
      </w:ins>
    </w:p>
    <w:p w:rsidR="00554824" w:rsidRPr="00554824" w:rsidRDefault="00554824" w:rsidP="00554824">
      <w:pPr>
        <w:widowControl/>
        <w:numPr>
          <w:ilvl w:val="0"/>
          <w:numId w:val="60"/>
        </w:numPr>
        <w:spacing w:line="315" w:lineRule="atLeast"/>
        <w:ind w:left="1080"/>
        <w:jc w:val="left"/>
        <w:rPr>
          <w:ins w:id="221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1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ufds[fd_count].fd = get_property_set_fd();  </w:t>
        </w:r>
      </w:ins>
    </w:p>
    <w:p w:rsidR="00554824" w:rsidRPr="00554824" w:rsidRDefault="00554824" w:rsidP="00554824">
      <w:pPr>
        <w:widowControl/>
        <w:numPr>
          <w:ilvl w:val="0"/>
          <w:numId w:val="60"/>
        </w:numPr>
        <w:spacing w:line="315" w:lineRule="atLeast"/>
        <w:ind w:left="1080"/>
        <w:jc w:val="left"/>
        <w:rPr>
          <w:ins w:id="221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2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ufds[fd_count].events = POLLIN;  </w:t>
        </w:r>
      </w:ins>
    </w:p>
    <w:p w:rsidR="00554824" w:rsidRPr="00554824" w:rsidRDefault="00554824" w:rsidP="00554824">
      <w:pPr>
        <w:widowControl/>
        <w:numPr>
          <w:ilvl w:val="0"/>
          <w:numId w:val="60"/>
        </w:numPr>
        <w:spacing w:line="315" w:lineRule="atLeast"/>
        <w:ind w:left="1080"/>
        <w:jc w:val="left"/>
        <w:rPr>
          <w:ins w:id="222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2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ufds[fd_count].revents = 0;  </w:t>
        </w:r>
      </w:ins>
    </w:p>
    <w:p w:rsidR="00554824" w:rsidRPr="00554824" w:rsidRDefault="00554824" w:rsidP="00554824">
      <w:pPr>
        <w:widowControl/>
        <w:numPr>
          <w:ilvl w:val="0"/>
          <w:numId w:val="60"/>
        </w:numPr>
        <w:spacing w:line="315" w:lineRule="atLeast"/>
        <w:ind w:left="1080"/>
        <w:jc w:val="left"/>
        <w:rPr>
          <w:ins w:id="222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2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fd_count++;  </w:t>
        </w:r>
      </w:ins>
    </w:p>
    <w:p w:rsidR="00554824" w:rsidRPr="00554824" w:rsidRDefault="00554824" w:rsidP="00554824">
      <w:pPr>
        <w:widowControl/>
        <w:numPr>
          <w:ilvl w:val="0"/>
          <w:numId w:val="60"/>
        </w:numPr>
        <w:spacing w:line="315" w:lineRule="atLeast"/>
        <w:ind w:left="1080"/>
        <w:jc w:val="left"/>
        <w:rPr>
          <w:ins w:id="222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2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property_set_fd_init = 1;  </w:t>
        </w:r>
      </w:ins>
    </w:p>
    <w:p w:rsidR="00554824" w:rsidRPr="00554824" w:rsidRDefault="00554824" w:rsidP="00554824">
      <w:pPr>
        <w:widowControl/>
        <w:numPr>
          <w:ilvl w:val="0"/>
          <w:numId w:val="60"/>
        </w:numPr>
        <w:spacing w:line="315" w:lineRule="atLeast"/>
        <w:ind w:left="1080"/>
        <w:jc w:val="left"/>
        <w:rPr>
          <w:ins w:id="222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2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}  </w:t>
        </w:r>
      </w:ins>
    </w:p>
    <w:p w:rsidR="00554824" w:rsidRPr="00554824" w:rsidRDefault="00554824" w:rsidP="00554824">
      <w:pPr>
        <w:widowControl/>
        <w:numPr>
          <w:ilvl w:val="0"/>
          <w:numId w:val="60"/>
        </w:numPr>
        <w:spacing w:line="315" w:lineRule="atLeast"/>
        <w:ind w:left="1080"/>
        <w:jc w:val="left"/>
        <w:rPr>
          <w:ins w:id="222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3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if (!signal_fd_init &amp;&amp; get_signal_fd() &gt; 0) {  </w:t>
        </w:r>
      </w:ins>
    </w:p>
    <w:p w:rsidR="00554824" w:rsidRPr="00554824" w:rsidRDefault="00554824" w:rsidP="00554824">
      <w:pPr>
        <w:widowControl/>
        <w:numPr>
          <w:ilvl w:val="0"/>
          <w:numId w:val="60"/>
        </w:numPr>
        <w:spacing w:line="315" w:lineRule="atLeast"/>
        <w:ind w:left="1080"/>
        <w:jc w:val="left"/>
        <w:rPr>
          <w:ins w:id="223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3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ufds[fd_count].fd = get_signal_fd();  </w:t>
        </w:r>
      </w:ins>
    </w:p>
    <w:p w:rsidR="00554824" w:rsidRPr="00554824" w:rsidRDefault="00554824" w:rsidP="00554824">
      <w:pPr>
        <w:widowControl/>
        <w:numPr>
          <w:ilvl w:val="0"/>
          <w:numId w:val="60"/>
        </w:numPr>
        <w:spacing w:line="315" w:lineRule="atLeast"/>
        <w:ind w:left="1080"/>
        <w:jc w:val="left"/>
        <w:rPr>
          <w:ins w:id="223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3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ufds[fd_count].events = POLLIN;  </w:t>
        </w:r>
      </w:ins>
    </w:p>
    <w:p w:rsidR="00554824" w:rsidRPr="00554824" w:rsidRDefault="00554824" w:rsidP="00554824">
      <w:pPr>
        <w:widowControl/>
        <w:numPr>
          <w:ilvl w:val="0"/>
          <w:numId w:val="60"/>
        </w:numPr>
        <w:spacing w:line="315" w:lineRule="atLeast"/>
        <w:ind w:left="1080"/>
        <w:jc w:val="left"/>
        <w:rPr>
          <w:ins w:id="223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3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ufds[fd_count].revents = 0;  </w:t>
        </w:r>
      </w:ins>
    </w:p>
    <w:p w:rsidR="00554824" w:rsidRPr="00554824" w:rsidRDefault="00554824" w:rsidP="00554824">
      <w:pPr>
        <w:widowControl/>
        <w:numPr>
          <w:ilvl w:val="0"/>
          <w:numId w:val="60"/>
        </w:numPr>
        <w:spacing w:line="315" w:lineRule="atLeast"/>
        <w:ind w:left="1080"/>
        <w:jc w:val="left"/>
        <w:rPr>
          <w:ins w:id="223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3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fd_count++;  </w:t>
        </w:r>
      </w:ins>
    </w:p>
    <w:p w:rsidR="00554824" w:rsidRPr="00554824" w:rsidRDefault="00554824" w:rsidP="00554824">
      <w:pPr>
        <w:widowControl/>
        <w:numPr>
          <w:ilvl w:val="0"/>
          <w:numId w:val="60"/>
        </w:numPr>
        <w:spacing w:line="315" w:lineRule="atLeast"/>
        <w:ind w:left="1080"/>
        <w:jc w:val="left"/>
        <w:rPr>
          <w:ins w:id="223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4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signal_fd_init = 1;  </w:t>
        </w:r>
      </w:ins>
    </w:p>
    <w:p w:rsidR="00554824" w:rsidRPr="00554824" w:rsidRDefault="00554824" w:rsidP="00554824">
      <w:pPr>
        <w:widowControl/>
        <w:numPr>
          <w:ilvl w:val="0"/>
          <w:numId w:val="60"/>
        </w:numPr>
        <w:spacing w:line="315" w:lineRule="atLeast"/>
        <w:ind w:left="1080"/>
        <w:jc w:val="left"/>
        <w:rPr>
          <w:ins w:id="224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4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numPr>
          <w:ilvl w:val="0"/>
          <w:numId w:val="60"/>
        </w:numPr>
        <w:spacing w:line="315" w:lineRule="atLeast"/>
        <w:ind w:left="1080"/>
        <w:jc w:val="left"/>
        <w:rPr>
          <w:ins w:id="224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4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if (!keychord_fd_init &amp;&amp; get_keychord_fd() &gt; 0) {  </w:t>
        </w:r>
      </w:ins>
    </w:p>
    <w:p w:rsidR="00554824" w:rsidRPr="00554824" w:rsidRDefault="00554824" w:rsidP="00554824">
      <w:pPr>
        <w:widowControl/>
        <w:numPr>
          <w:ilvl w:val="0"/>
          <w:numId w:val="60"/>
        </w:numPr>
        <w:spacing w:line="315" w:lineRule="atLeast"/>
        <w:ind w:left="1080"/>
        <w:jc w:val="left"/>
        <w:rPr>
          <w:ins w:id="224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4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ufds[fd_count].fd = get_keychord_fd();  </w:t>
        </w:r>
      </w:ins>
    </w:p>
    <w:p w:rsidR="00554824" w:rsidRPr="00554824" w:rsidRDefault="00554824" w:rsidP="00554824">
      <w:pPr>
        <w:widowControl/>
        <w:numPr>
          <w:ilvl w:val="0"/>
          <w:numId w:val="60"/>
        </w:numPr>
        <w:spacing w:line="315" w:lineRule="atLeast"/>
        <w:ind w:left="1080"/>
        <w:jc w:val="left"/>
        <w:rPr>
          <w:ins w:id="224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4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ufds[fd_count].events = POLLIN;  </w:t>
        </w:r>
      </w:ins>
    </w:p>
    <w:p w:rsidR="00554824" w:rsidRPr="00554824" w:rsidRDefault="00554824" w:rsidP="00554824">
      <w:pPr>
        <w:widowControl/>
        <w:numPr>
          <w:ilvl w:val="0"/>
          <w:numId w:val="60"/>
        </w:numPr>
        <w:spacing w:line="315" w:lineRule="atLeast"/>
        <w:ind w:left="1080"/>
        <w:jc w:val="left"/>
        <w:rPr>
          <w:ins w:id="224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5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ufds[fd_count].revents = 0;  </w:t>
        </w:r>
      </w:ins>
    </w:p>
    <w:p w:rsidR="00554824" w:rsidRPr="00554824" w:rsidRDefault="00554824" w:rsidP="00554824">
      <w:pPr>
        <w:widowControl/>
        <w:numPr>
          <w:ilvl w:val="0"/>
          <w:numId w:val="60"/>
        </w:numPr>
        <w:spacing w:line="315" w:lineRule="atLeast"/>
        <w:ind w:left="1080"/>
        <w:jc w:val="left"/>
        <w:rPr>
          <w:ins w:id="225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5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fd_count++;  </w:t>
        </w:r>
      </w:ins>
    </w:p>
    <w:p w:rsidR="00554824" w:rsidRPr="00554824" w:rsidRDefault="00554824" w:rsidP="00554824">
      <w:pPr>
        <w:widowControl/>
        <w:numPr>
          <w:ilvl w:val="0"/>
          <w:numId w:val="60"/>
        </w:numPr>
        <w:spacing w:line="315" w:lineRule="atLeast"/>
        <w:ind w:left="1080"/>
        <w:jc w:val="left"/>
        <w:rPr>
          <w:ins w:id="225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5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keychord_fd_init = 1;  </w:t>
        </w:r>
      </w:ins>
    </w:p>
    <w:p w:rsidR="00554824" w:rsidRPr="00554824" w:rsidRDefault="00554824" w:rsidP="00554824">
      <w:pPr>
        <w:widowControl/>
        <w:numPr>
          <w:ilvl w:val="0"/>
          <w:numId w:val="60"/>
        </w:numPr>
        <w:spacing w:line="315" w:lineRule="atLeast"/>
        <w:ind w:left="1080"/>
        <w:jc w:val="left"/>
        <w:rPr>
          <w:ins w:id="225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5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225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5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get_property_set_fd() 函数用于得到属性socket设备/dev/socket/property_service的句柄property_set_fd，并添加到句柄次 ufds中；property_set_fd_init标志位的设置是为了在下一次循环中不在执行这部分代码，从而避免了重复添加句柄的工作。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225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6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get_signal_fd()函数用于得到安装信号处理时创建的socket对的接收端句柄signal_recv_fd；signal_fd_init和property_set_fd_init的作用相同；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226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6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get_keychord_fd()函数用于得到设备/dev/keychord的句柄keychord_fd，keychord_fd_init和property_set_fd_init的作用相同；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226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6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4.计算超时时间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226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6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系统调用poll在监控句柄池时，如果超时时间到了或者有事件发生时，才会返回，如果超时时间被设置为-1时，只有事件发生才会返回。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226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68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61"/>
        </w:numPr>
        <w:spacing w:line="315" w:lineRule="atLeast"/>
        <w:ind w:left="1080"/>
        <w:jc w:val="left"/>
        <w:rPr>
          <w:ins w:id="226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7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if (process_needs_restart) {  </w:t>
        </w:r>
      </w:ins>
    </w:p>
    <w:p w:rsidR="00554824" w:rsidRPr="00554824" w:rsidRDefault="00554824" w:rsidP="00554824">
      <w:pPr>
        <w:widowControl/>
        <w:numPr>
          <w:ilvl w:val="0"/>
          <w:numId w:val="61"/>
        </w:numPr>
        <w:spacing w:line="315" w:lineRule="atLeast"/>
        <w:ind w:left="1080"/>
        <w:jc w:val="left"/>
        <w:rPr>
          <w:ins w:id="227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7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timeout = (process_needs_restart - gettime()) * 1000;  </w:t>
        </w:r>
      </w:ins>
    </w:p>
    <w:p w:rsidR="00554824" w:rsidRPr="00554824" w:rsidRDefault="00554824" w:rsidP="00554824">
      <w:pPr>
        <w:widowControl/>
        <w:numPr>
          <w:ilvl w:val="0"/>
          <w:numId w:val="61"/>
        </w:numPr>
        <w:spacing w:line="315" w:lineRule="atLeast"/>
        <w:ind w:left="1080"/>
        <w:jc w:val="left"/>
        <w:rPr>
          <w:ins w:id="227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7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(timeout &lt; 0)  </w:t>
        </w:r>
      </w:ins>
    </w:p>
    <w:p w:rsidR="00554824" w:rsidRPr="00554824" w:rsidRDefault="00554824" w:rsidP="00554824">
      <w:pPr>
        <w:widowControl/>
        <w:numPr>
          <w:ilvl w:val="0"/>
          <w:numId w:val="61"/>
        </w:numPr>
        <w:spacing w:line="315" w:lineRule="atLeast"/>
        <w:ind w:left="1080"/>
        <w:jc w:val="left"/>
        <w:rPr>
          <w:ins w:id="227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7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timeout = 0;  </w:t>
        </w:r>
      </w:ins>
    </w:p>
    <w:p w:rsidR="00554824" w:rsidRPr="00554824" w:rsidRDefault="00554824" w:rsidP="00554824">
      <w:pPr>
        <w:widowControl/>
        <w:numPr>
          <w:ilvl w:val="0"/>
          <w:numId w:val="61"/>
        </w:numPr>
        <w:spacing w:line="315" w:lineRule="atLeast"/>
        <w:ind w:left="1080"/>
        <w:jc w:val="left"/>
        <w:rPr>
          <w:ins w:id="227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7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numPr>
          <w:ilvl w:val="0"/>
          <w:numId w:val="61"/>
        </w:numPr>
        <w:spacing w:line="315" w:lineRule="atLeast"/>
        <w:ind w:left="1080"/>
        <w:jc w:val="left"/>
        <w:rPr>
          <w:ins w:id="227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8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</w:t>
        </w:r>
      </w:ins>
    </w:p>
    <w:p w:rsidR="00554824" w:rsidRPr="00554824" w:rsidRDefault="00554824" w:rsidP="00554824">
      <w:pPr>
        <w:widowControl/>
        <w:numPr>
          <w:ilvl w:val="0"/>
          <w:numId w:val="61"/>
        </w:numPr>
        <w:spacing w:line="315" w:lineRule="atLeast"/>
        <w:ind w:left="1080"/>
        <w:jc w:val="left"/>
        <w:rPr>
          <w:ins w:id="228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8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if (!action_queue_empty() || cur_action)  </w:t>
        </w:r>
      </w:ins>
    </w:p>
    <w:p w:rsidR="00554824" w:rsidRPr="00554824" w:rsidRDefault="00554824" w:rsidP="00554824">
      <w:pPr>
        <w:widowControl/>
        <w:numPr>
          <w:ilvl w:val="0"/>
          <w:numId w:val="61"/>
        </w:numPr>
        <w:spacing w:line="315" w:lineRule="atLeast"/>
        <w:ind w:left="1080"/>
        <w:jc w:val="left"/>
        <w:rPr>
          <w:ins w:id="228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8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timeout = 0;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228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8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如果待执行队列不为空，并且当前Action也不为空，</w:t>
        </w:r>
        <w:proofErr w:type="gramStart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这设置</w:t>
        </w:r>
        <w:proofErr w:type="gramEnd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timeout为0，这样poll就不会阻塞，init进程就可以循环执行队列action_queue中的Action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228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8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5.事件监控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228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90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62"/>
        </w:numPr>
        <w:spacing w:line="315" w:lineRule="atLeast"/>
        <w:ind w:left="1080"/>
        <w:jc w:val="left"/>
        <w:rPr>
          <w:ins w:id="229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9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nr = poll(ufds, fd_count, timeout);  </w:t>
        </w:r>
      </w:ins>
    </w:p>
    <w:p w:rsidR="00554824" w:rsidRPr="00554824" w:rsidRDefault="00554824" w:rsidP="00554824">
      <w:pPr>
        <w:widowControl/>
        <w:numPr>
          <w:ilvl w:val="0"/>
          <w:numId w:val="62"/>
        </w:numPr>
        <w:spacing w:line="315" w:lineRule="atLeast"/>
        <w:ind w:left="1080"/>
        <w:jc w:val="left"/>
        <w:rPr>
          <w:ins w:id="229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9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if (nr &lt;= 0)  </w:t>
        </w:r>
      </w:ins>
    </w:p>
    <w:p w:rsidR="00554824" w:rsidRPr="00554824" w:rsidRDefault="00554824" w:rsidP="00554824">
      <w:pPr>
        <w:widowControl/>
        <w:numPr>
          <w:ilvl w:val="0"/>
          <w:numId w:val="62"/>
        </w:numPr>
        <w:spacing w:line="315" w:lineRule="atLeast"/>
        <w:ind w:left="1080"/>
        <w:jc w:val="left"/>
        <w:rPr>
          <w:ins w:id="229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9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continue;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229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29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如果被监控的句柄池中的句柄没有事件发生，但超时时间已到，则返回-1，此时代码</w:t>
        </w:r>
        <w:proofErr w:type="gramStart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不</w:t>
        </w:r>
        <w:proofErr w:type="gramEnd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往下执行，而是继续循环执行队列action_queue中的Action，及重</w:t>
        </w:r>
        <w:proofErr w:type="gramStart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启必要</w:t>
        </w:r>
        <w:proofErr w:type="gramEnd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的服务。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229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0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6.事件处理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230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0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当监控的句柄池中的句柄发生了某些事件时，返回事件发生对应的句柄，从而进入该句柄对应的事件处理函数中。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230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04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63"/>
        </w:numPr>
        <w:spacing w:line="315" w:lineRule="atLeast"/>
        <w:ind w:left="1080"/>
        <w:jc w:val="left"/>
        <w:rPr>
          <w:ins w:id="230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0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for (i = 0; i &lt; fd_count; i++) {  </w:t>
        </w:r>
      </w:ins>
    </w:p>
    <w:p w:rsidR="00554824" w:rsidRPr="00554824" w:rsidRDefault="00554824" w:rsidP="00554824">
      <w:pPr>
        <w:widowControl/>
        <w:numPr>
          <w:ilvl w:val="0"/>
          <w:numId w:val="63"/>
        </w:numPr>
        <w:spacing w:line="315" w:lineRule="atLeast"/>
        <w:ind w:left="1080"/>
        <w:jc w:val="left"/>
        <w:rPr>
          <w:ins w:id="230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0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(ufds[i].revents == POLLIN) {  </w:t>
        </w:r>
      </w:ins>
    </w:p>
    <w:p w:rsidR="00554824" w:rsidRPr="00554824" w:rsidRDefault="00554824" w:rsidP="00554824">
      <w:pPr>
        <w:widowControl/>
        <w:numPr>
          <w:ilvl w:val="0"/>
          <w:numId w:val="63"/>
        </w:numPr>
        <w:spacing w:line="315" w:lineRule="atLeast"/>
        <w:ind w:left="1080"/>
        <w:jc w:val="left"/>
        <w:rPr>
          <w:ins w:id="230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1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if (ufds[i].fd == get_property_set_fd())  </w:t>
        </w:r>
      </w:ins>
    </w:p>
    <w:p w:rsidR="00554824" w:rsidRPr="00554824" w:rsidRDefault="00554824" w:rsidP="00554824">
      <w:pPr>
        <w:widowControl/>
        <w:numPr>
          <w:ilvl w:val="0"/>
          <w:numId w:val="63"/>
        </w:numPr>
        <w:spacing w:line="315" w:lineRule="atLeast"/>
        <w:ind w:left="1080"/>
        <w:jc w:val="left"/>
        <w:rPr>
          <w:ins w:id="231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1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handle_property_set_fd();  </w:t>
        </w:r>
      </w:ins>
    </w:p>
    <w:p w:rsidR="00554824" w:rsidRPr="00554824" w:rsidRDefault="00554824" w:rsidP="00554824">
      <w:pPr>
        <w:widowControl/>
        <w:numPr>
          <w:ilvl w:val="0"/>
          <w:numId w:val="63"/>
        </w:numPr>
        <w:spacing w:line="315" w:lineRule="atLeast"/>
        <w:ind w:left="1080"/>
        <w:jc w:val="left"/>
        <w:rPr>
          <w:ins w:id="231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1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else if (ufds[i].fd == get_keychord_fd())  </w:t>
        </w:r>
      </w:ins>
    </w:p>
    <w:p w:rsidR="00554824" w:rsidRPr="00554824" w:rsidRDefault="00554824" w:rsidP="00554824">
      <w:pPr>
        <w:widowControl/>
        <w:numPr>
          <w:ilvl w:val="0"/>
          <w:numId w:val="63"/>
        </w:numPr>
        <w:spacing w:line="315" w:lineRule="atLeast"/>
        <w:ind w:left="1080"/>
        <w:jc w:val="left"/>
        <w:rPr>
          <w:ins w:id="231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1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handle_keychord();  </w:t>
        </w:r>
      </w:ins>
    </w:p>
    <w:p w:rsidR="00554824" w:rsidRPr="00554824" w:rsidRDefault="00554824" w:rsidP="00554824">
      <w:pPr>
        <w:widowControl/>
        <w:numPr>
          <w:ilvl w:val="0"/>
          <w:numId w:val="63"/>
        </w:numPr>
        <w:spacing w:line="315" w:lineRule="atLeast"/>
        <w:ind w:left="1080"/>
        <w:jc w:val="left"/>
        <w:rPr>
          <w:ins w:id="231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1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else if (ufds[i].fd == get_signal_fd())  </w:t>
        </w:r>
      </w:ins>
    </w:p>
    <w:p w:rsidR="00554824" w:rsidRPr="00554824" w:rsidRDefault="00554824" w:rsidP="00554824">
      <w:pPr>
        <w:widowControl/>
        <w:numPr>
          <w:ilvl w:val="0"/>
          <w:numId w:val="63"/>
        </w:numPr>
        <w:spacing w:line="315" w:lineRule="atLeast"/>
        <w:ind w:left="1080"/>
        <w:jc w:val="left"/>
        <w:rPr>
          <w:ins w:id="231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2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handle_signal();  </w:t>
        </w:r>
      </w:ins>
    </w:p>
    <w:p w:rsidR="00554824" w:rsidRPr="00554824" w:rsidRDefault="00554824" w:rsidP="00554824">
      <w:pPr>
        <w:widowControl/>
        <w:numPr>
          <w:ilvl w:val="0"/>
          <w:numId w:val="63"/>
        </w:numPr>
        <w:spacing w:line="315" w:lineRule="atLeast"/>
        <w:ind w:left="1080"/>
        <w:jc w:val="left"/>
        <w:rPr>
          <w:ins w:id="232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2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63"/>
        </w:numPr>
        <w:spacing w:line="315" w:lineRule="atLeast"/>
        <w:ind w:left="1080"/>
        <w:jc w:val="left"/>
        <w:rPr>
          <w:ins w:id="232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2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232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2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这里有三类事件: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232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2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1.属性设置事件；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232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3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2.键盘组合事件；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233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3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3.子进程死亡信号事件；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233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3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对于属性设置事件处理handle_property_set_fd()，请查看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"http://blog.csdn.net/yangwen123/article/details/8936555" \t "_blank"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Android 系统属性SystemProperty分析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。由于Android系统暂时未使用keychord机制，因此这里不详细介绍。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233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36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64"/>
        </w:numPr>
        <w:spacing w:line="315" w:lineRule="atLeast"/>
        <w:ind w:left="1080"/>
        <w:jc w:val="left"/>
        <w:rPr>
          <w:ins w:id="233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3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void handle_keychord()  </w:t>
        </w:r>
      </w:ins>
    </w:p>
    <w:p w:rsidR="00554824" w:rsidRPr="00554824" w:rsidRDefault="00554824" w:rsidP="00554824">
      <w:pPr>
        <w:widowControl/>
        <w:numPr>
          <w:ilvl w:val="0"/>
          <w:numId w:val="64"/>
        </w:numPr>
        <w:spacing w:line="315" w:lineRule="atLeast"/>
        <w:ind w:left="1080"/>
        <w:jc w:val="left"/>
        <w:rPr>
          <w:ins w:id="233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4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64"/>
        </w:numPr>
        <w:spacing w:line="315" w:lineRule="atLeast"/>
        <w:ind w:left="1080"/>
        <w:jc w:val="left"/>
        <w:rPr>
          <w:ins w:id="234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4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struct service *svc;  </w:t>
        </w:r>
      </w:ins>
    </w:p>
    <w:p w:rsidR="00554824" w:rsidRPr="00554824" w:rsidRDefault="00554824" w:rsidP="00554824">
      <w:pPr>
        <w:widowControl/>
        <w:numPr>
          <w:ilvl w:val="0"/>
          <w:numId w:val="64"/>
        </w:numPr>
        <w:spacing w:line="315" w:lineRule="atLeast"/>
        <w:ind w:left="1080"/>
        <w:jc w:val="left"/>
        <w:rPr>
          <w:ins w:id="234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4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const char* debuggable;  </w:t>
        </w:r>
      </w:ins>
    </w:p>
    <w:p w:rsidR="00554824" w:rsidRPr="00554824" w:rsidRDefault="00554824" w:rsidP="00554824">
      <w:pPr>
        <w:widowControl/>
        <w:numPr>
          <w:ilvl w:val="0"/>
          <w:numId w:val="64"/>
        </w:numPr>
        <w:spacing w:line="315" w:lineRule="atLeast"/>
        <w:ind w:left="1080"/>
        <w:jc w:val="left"/>
        <w:rPr>
          <w:ins w:id="234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4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const char* adb_enabled;  </w:t>
        </w:r>
      </w:ins>
    </w:p>
    <w:p w:rsidR="00554824" w:rsidRPr="00554824" w:rsidRDefault="00554824" w:rsidP="00554824">
      <w:pPr>
        <w:widowControl/>
        <w:numPr>
          <w:ilvl w:val="0"/>
          <w:numId w:val="64"/>
        </w:numPr>
        <w:spacing w:line="315" w:lineRule="atLeast"/>
        <w:ind w:left="1080"/>
        <w:jc w:val="left"/>
        <w:rPr>
          <w:ins w:id="234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4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int ret;  </w:t>
        </w:r>
      </w:ins>
    </w:p>
    <w:p w:rsidR="00554824" w:rsidRPr="00554824" w:rsidRDefault="00554824" w:rsidP="00554824">
      <w:pPr>
        <w:widowControl/>
        <w:numPr>
          <w:ilvl w:val="0"/>
          <w:numId w:val="64"/>
        </w:numPr>
        <w:spacing w:line="315" w:lineRule="atLeast"/>
        <w:ind w:left="1080"/>
        <w:jc w:val="left"/>
        <w:rPr>
          <w:ins w:id="234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5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__u16 id;  </w:t>
        </w:r>
      </w:ins>
    </w:p>
    <w:p w:rsidR="00554824" w:rsidRPr="00554824" w:rsidRDefault="00554824" w:rsidP="00554824">
      <w:pPr>
        <w:widowControl/>
        <w:numPr>
          <w:ilvl w:val="0"/>
          <w:numId w:val="64"/>
        </w:numPr>
        <w:spacing w:line="315" w:lineRule="atLeast"/>
        <w:ind w:left="1080"/>
        <w:jc w:val="left"/>
        <w:rPr>
          <w:ins w:id="235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5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</w:t>
        </w:r>
      </w:ins>
    </w:p>
    <w:p w:rsidR="00554824" w:rsidRPr="00554824" w:rsidRDefault="00554824" w:rsidP="00554824">
      <w:pPr>
        <w:widowControl/>
        <w:numPr>
          <w:ilvl w:val="0"/>
          <w:numId w:val="64"/>
        </w:numPr>
        <w:spacing w:line="315" w:lineRule="atLeast"/>
        <w:ind w:left="1080"/>
        <w:jc w:val="left"/>
        <w:rPr>
          <w:ins w:id="235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5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 only handle keychords if ro.debuggable is set or adb is enabled.  </w:t>
        </w:r>
      </w:ins>
    </w:p>
    <w:p w:rsidR="00554824" w:rsidRPr="00554824" w:rsidRDefault="00554824" w:rsidP="00554824">
      <w:pPr>
        <w:widowControl/>
        <w:numPr>
          <w:ilvl w:val="0"/>
          <w:numId w:val="64"/>
        </w:numPr>
        <w:spacing w:line="315" w:lineRule="atLeast"/>
        <w:ind w:left="1080"/>
        <w:jc w:val="left"/>
        <w:rPr>
          <w:ins w:id="235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5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 the logic here is that bugreports should be enabled in userdebug or eng builds  </w:t>
        </w:r>
      </w:ins>
    </w:p>
    <w:p w:rsidR="00554824" w:rsidRPr="00554824" w:rsidRDefault="00554824" w:rsidP="00554824">
      <w:pPr>
        <w:widowControl/>
        <w:numPr>
          <w:ilvl w:val="0"/>
          <w:numId w:val="64"/>
        </w:numPr>
        <w:spacing w:line="315" w:lineRule="atLeast"/>
        <w:ind w:left="1080"/>
        <w:jc w:val="left"/>
        <w:rPr>
          <w:ins w:id="235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5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 and on user builds for users that are developers.  </w:t>
        </w:r>
      </w:ins>
    </w:p>
    <w:p w:rsidR="00554824" w:rsidRPr="00554824" w:rsidRDefault="00554824" w:rsidP="00554824">
      <w:pPr>
        <w:widowControl/>
        <w:numPr>
          <w:ilvl w:val="0"/>
          <w:numId w:val="64"/>
        </w:numPr>
        <w:spacing w:line="315" w:lineRule="atLeast"/>
        <w:ind w:left="1080"/>
        <w:jc w:val="left"/>
        <w:rPr>
          <w:ins w:id="235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6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debuggable = property_get("ro.debuggable");  </w:t>
        </w:r>
      </w:ins>
    </w:p>
    <w:p w:rsidR="00554824" w:rsidRPr="00554824" w:rsidRDefault="00554824" w:rsidP="00554824">
      <w:pPr>
        <w:widowControl/>
        <w:numPr>
          <w:ilvl w:val="0"/>
          <w:numId w:val="64"/>
        </w:numPr>
        <w:spacing w:line="315" w:lineRule="atLeast"/>
        <w:ind w:left="1080"/>
        <w:jc w:val="left"/>
        <w:rPr>
          <w:ins w:id="236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6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adb_enabled = property_get("init.svc.adbd");  </w:t>
        </w:r>
      </w:ins>
    </w:p>
    <w:p w:rsidR="00554824" w:rsidRPr="00554824" w:rsidRDefault="00554824" w:rsidP="00554824">
      <w:pPr>
        <w:widowControl/>
        <w:numPr>
          <w:ilvl w:val="0"/>
          <w:numId w:val="64"/>
        </w:numPr>
        <w:spacing w:line="315" w:lineRule="atLeast"/>
        <w:ind w:left="1080"/>
        <w:jc w:val="left"/>
        <w:rPr>
          <w:ins w:id="236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6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ret = read(keychord_fd, &amp;id, sizeof(id));  </w:t>
        </w:r>
      </w:ins>
    </w:p>
    <w:p w:rsidR="00554824" w:rsidRPr="00554824" w:rsidRDefault="00554824" w:rsidP="00554824">
      <w:pPr>
        <w:widowControl/>
        <w:numPr>
          <w:ilvl w:val="0"/>
          <w:numId w:val="64"/>
        </w:numPr>
        <w:spacing w:line="315" w:lineRule="atLeast"/>
        <w:ind w:left="1080"/>
        <w:jc w:val="left"/>
        <w:rPr>
          <w:ins w:id="236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6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(ret != sizeof(id)) {  </w:t>
        </w:r>
      </w:ins>
    </w:p>
    <w:p w:rsidR="00554824" w:rsidRPr="00554824" w:rsidRDefault="00554824" w:rsidP="00554824">
      <w:pPr>
        <w:widowControl/>
        <w:numPr>
          <w:ilvl w:val="0"/>
          <w:numId w:val="64"/>
        </w:numPr>
        <w:spacing w:line="315" w:lineRule="atLeast"/>
        <w:ind w:left="1080"/>
        <w:jc w:val="left"/>
        <w:rPr>
          <w:ins w:id="236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6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ERROR("could not read keychord id\n");  </w:t>
        </w:r>
      </w:ins>
    </w:p>
    <w:p w:rsidR="00554824" w:rsidRPr="00554824" w:rsidRDefault="00554824" w:rsidP="00554824">
      <w:pPr>
        <w:widowControl/>
        <w:numPr>
          <w:ilvl w:val="0"/>
          <w:numId w:val="64"/>
        </w:numPr>
        <w:spacing w:line="315" w:lineRule="atLeast"/>
        <w:ind w:left="1080"/>
        <w:jc w:val="left"/>
        <w:rPr>
          <w:ins w:id="236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7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return;  </w:t>
        </w:r>
      </w:ins>
    </w:p>
    <w:p w:rsidR="00554824" w:rsidRPr="00554824" w:rsidRDefault="00554824" w:rsidP="00554824">
      <w:pPr>
        <w:widowControl/>
        <w:numPr>
          <w:ilvl w:val="0"/>
          <w:numId w:val="64"/>
        </w:numPr>
        <w:spacing w:line="315" w:lineRule="atLeast"/>
        <w:ind w:left="1080"/>
        <w:jc w:val="left"/>
        <w:rPr>
          <w:ins w:id="237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7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64"/>
        </w:numPr>
        <w:spacing w:line="315" w:lineRule="atLeast"/>
        <w:ind w:left="1080"/>
        <w:jc w:val="left"/>
        <w:rPr>
          <w:ins w:id="237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7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//只有在调试模式下才使用  </w:t>
        </w:r>
      </w:ins>
    </w:p>
    <w:p w:rsidR="00554824" w:rsidRPr="00554824" w:rsidRDefault="00554824" w:rsidP="00554824">
      <w:pPr>
        <w:widowControl/>
        <w:numPr>
          <w:ilvl w:val="0"/>
          <w:numId w:val="64"/>
        </w:numPr>
        <w:spacing w:line="315" w:lineRule="atLeast"/>
        <w:ind w:left="1080"/>
        <w:jc w:val="left"/>
        <w:rPr>
          <w:ins w:id="237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7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((debuggable &amp;&amp; !strcmp(debuggable, "1")) ||  </w:t>
        </w:r>
      </w:ins>
    </w:p>
    <w:p w:rsidR="00554824" w:rsidRPr="00554824" w:rsidRDefault="00554824" w:rsidP="00554824">
      <w:pPr>
        <w:widowControl/>
        <w:numPr>
          <w:ilvl w:val="0"/>
          <w:numId w:val="64"/>
        </w:numPr>
        <w:spacing w:line="315" w:lineRule="atLeast"/>
        <w:ind w:left="1080"/>
        <w:jc w:val="left"/>
        <w:rPr>
          <w:ins w:id="237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7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(adb_enabled &amp;&amp; !strcmp(adb_enabled, "running"))) {  </w:t>
        </w:r>
      </w:ins>
    </w:p>
    <w:p w:rsidR="00554824" w:rsidRPr="00554824" w:rsidRDefault="00554824" w:rsidP="00554824">
      <w:pPr>
        <w:widowControl/>
        <w:numPr>
          <w:ilvl w:val="0"/>
          <w:numId w:val="64"/>
        </w:numPr>
        <w:spacing w:line="315" w:lineRule="atLeast"/>
        <w:ind w:left="1080"/>
        <w:jc w:val="left"/>
        <w:rPr>
          <w:ins w:id="237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8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        svc = service_find_by_keychord(id); //根据keychord_id查找指定的服务  </w:t>
        </w:r>
      </w:ins>
    </w:p>
    <w:p w:rsidR="00554824" w:rsidRPr="00554824" w:rsidRDefault="00554824" w:rsidP="00554824">
      <w:pPr>
        <w:widowControl/>
        <w:numPr>
          <w:ilvl w:val="0"/>
          <w:numId w:val="64"/>
        </w:numPr>
        <w:spacing w:line="315" w:lineRule="atLeast"/>
        <w:ind w:left="1080"/>
        <w:jc w:val="left"/>
        <w:rPr>
          <w:ins w:id="238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8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if (svc) {  </w:t>
        </w:r>
      </w:ins>
    </w:p>
    <w:p w:rsidR="00554824" w:rsidRPr="00554824" w:rsidRDefault="00554824" w:rsidP="00554824">
      <w:pPr>
        <w:widowControl/>
        <w:numPr>
          <w:ilvl w:val="0"/>
          <w:numId w:val="64"/>
        </w:numPr>
        <w:spacing w:line="315" w:lineRule="atLeast"/>
        <w:ind w:left="1080"/>
        <w:jc w:val="left"/>
        <w:rPr>
          <w:ins w:id="238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8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INFO("starting service %s from keychord\n", svc-&gt;name); //通过发送组合键消息来启动某些服务  </w:t>
        </w:r>
      </w:ins>
    </w:p>
    <w:p w:rsidR="00554824" w:rsidRPr="00554824" w:rsidRDefault="00554824" w:rsidP="00554824">
      <w:pPr>
        <w:widowControl/>
        <w:numPr>
          <w:ilvl w:val="0"/>
          <w:numId w:val="64"/>
        </w:numPr>
        <w:spacing w:line="315" w:lineRule="atLeast"/>
        <w:ind w:left="1080"/>
        <w:jc w:val="left"/>
        <w:rPr>
          <w:ins w:id="238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8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service_start(svc, NULL);  </w:t>
        </w:r>
      </w:ins>
    </w:p>
    <w:p w:rsidR="00554824" w:rsidRPr="00554824" w:rsidRDefault="00554824" w:rsidP="00554824">
      <w:pPr>
        <w:widowControl/>
        <w:numPr>
          <w:ilvl w:val="0"/>
          <w:numId w:val="64"/>
        </w:numPr>
        <w:spacing w:line="315" w:lineRule="atLeast"/>
        <w:ind w:left="1080"/>
        <w:jc w:val="left"/>
        <w:rPr>
          <w:ins w:id="238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8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} else {  </w:t>
        </w:r>
      </w:ins>
    </w:p>
    <w:p w:rsidR="00554824" w:rsidRPr="00554824" w:rsidRDefault="00554824" w:rsidP="00554824">
      <w:pPr>
        <w:widowControl/>
        <w:numPr>
          <w:ilvl w:val="0"/>
          <w:numId w:val="64"/>
        </w:numPr>
        <w:spacing w:line="315" w:lineRule="atLeast"/>
        <w:ind w:left="1080"/>
        <w:jc w:val="left"/>
        <w:rPr>
          <w:ins w:id="238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90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ERROR("service for keychord %d not found\n", id);  </w:t>
        </w:r>
      </w:ins>
    </w:p>
    <w:p w:rsidR="00554824" w:rsidRPr="00554824" w:rsidRDefault="00554824" w:rsidP="00554824">
      <w:pPr>
        <w:widowControl/>
        <w:numPr>
          <w:ilvl w:val="0"/>
          <w:numId w:val="64"/>
        </w:numPr>
        <w:spacing w:line="315" w:lineRule="atLeast"/>
        <w:ind w:left="1080"/>
        <w:jc w:val="left"/>
        <w:rPr>
          <w:ins w:id="2391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92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}  </w:t>
        </w:r>
      </w:ins>
    </w:p>
    <w:p w:rsidR="00554824" w:rsidRPr="00554824" w:rsidRDefault="00554824" w:rsidP="00554824">
      <w:pPr>
        <w:widowControl/>
        <w:numPr>
          <w:ilvl w:val="0"/>
          <w:numId w:val="64"/>
        </w:numPr>
        <w:spacing w:line="315" w:lineRule="atLeast"/>
        <w:ind w:left="1080"/>
        <w:jc w:val="left"/>
        <w:rPr>
          <w:ins w:id="239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94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64"/>
        </w:numPr>
        <w:spacing w:line="315" w:lineRule="atLeast"/>
        <w:ind w:left="1080"/>
        <w:jc w:val="left"/>
        <w:rPr>
          <w:ins w:id="2395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96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2397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398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keychord机制就是为服务配置指定的组合键，可以通过该组合键来启动对应的服务。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2399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240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0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当init进程的某个子进程终止时，会对系统的运行产生影响，因此init进程需要重新启动他们。当init的子进程意外终止时，会向父进程 init进程传递SIGCHLD信号，init进程接收到该信号时，预先安装的handler将被调用，将SIGCHLD信号的编号写入socket对的 一端，在socket另一端通过poll系统调用监控到事件的发生，将调用子进程死亡事件处理函数。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240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323E32"/>
          <w:kern w:val="0"/>
          <w:szCs w:val="21"/>
        </w:rPr>
        <w:drawing>
          <wp:inline distT="0" distB="0" distL="0" distR="0">
            <wp:extent cx="9525" cy="9525"/>
            <wp:effectExtent l="0" t="0" r="0" b="0"/>
            <wp:docPr id="39" name="图片 39" descr="http://simg.sinajs.cn/blog7style/images/common/sg_tran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simg.sinajs.cn/blog7style/images/common/sg_trans.gif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2403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240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0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当init子进程终止时，init进程会接收到SIGCHLD信号，前面已经介绍了init进程首先安装了信号处理器，因此当接收到SIGCHLD信号时，init进程会调用与该信号相对应的处理函数sigchld_handler：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240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07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65"/>
        </w:numPr>
        <w:spacing w:line="315" w:lineRule="atLeast"/>
        <w:ind w:left="1080"/>
        <w:jc w:val="left"/>
        <w:rPr>
          <w:ins w:id="240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0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static void sigchld_handler(int s)  </w:t>
        </w:r>
      </w:ins>
    </w:p>
    <w:p w:rsidR="00554824" w:rsidRPr="00554824" w:rsidRDefault="00554824" w:rsidP="00554824">
      <w:pPr>
        <w:widowControl/>
        <w:numPr>
          <w:ilvl w:val="0"/>
          <w:numId w:val="65"/>
        </w:numPr>
        <w:spacing w:line="315" w:lineRule="atLeast"/>
        <w:ind w:left="1080"/>
        <w:jc w:val="left"/>
        <w:rPr>
          <w:ins w:id="241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1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65"/>
        </w:numPr>
        <w:spacing w:line="315" w:lineRule="atLeast"/>
        <w:ind w:left="1080"/>
        <w:jc w:val="left"/>
        <w:rPr>
          <w:ins w:id="241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1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write(signal_fd, &amp;s, 1);  </w:t>
        </w:r>
      </w:ins>
    </w:p>
    <w:p w:rsidR="00554824" w:rsidRPr="00554824" w:rsidRDefault="00554824" w:rsidP="00554824">
      <w:pPr>
        <w:widowControl/>
        <w:numPr>
          <w:ilvl w:val="0"/>
          <w:numId w:val="65"/>
        </w:numPr>
        <w:spacing w:line="315" w:lineRule="atLeast"/>
        <w:ind w:left="1080"/>
        <w:jc w:val="left"/>
        <w:rPr>
          <w:ins w:id="241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1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241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1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参 数s用来接收SIGCHLD信号的编号，该函数仅仅将信号编号写入socket对的一端signal_fd中，由于signal_fd与 signal_recv_fd是一对已连接的socket，因此当向signal_fd写入信号编号时，信号编号被传递到接收端 signal_recv_fd中，由于signal_recv_fd被添加到了监控句柄池中并被注册到了poll系统调用中，因此信号编号的写入将触发 poll函数返回并调用handle_signal()函数来处理信号事件。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241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19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66"/>
        </w:numPr>
        <w:spacing w:line="315" w:lineRule="atLeast"/>
        <w:ind w:left="1080"/>
        <w:jc w:val="left"/>
        <w:rPr>
          <w:ins w:id="242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2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void handle_signal(void)  </w:t>
        </w:r>
      </w:ins>
    </w:p>
    <w:p w:rsidR="00554824" w:rsidRPr="00554824" w:rsidRDefault="00554824" w:rsidP="00554824">
      <w:pPr>
        <w:widowControl/>
        <w:numPr>
          <w:ilvl w:val="0"/>
          <w:numId w:val="66"/>
        </w:numPr>
        <w:spacing w:line="315" w:lineRule="atLeast"/>
        <w:ind w:left="1080"/>
        <w:jc w:val="left"/>
        <w:rPr>
          <w:ins w:id="242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2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</w:t>
        </w:r>
      </w:ins>
    </w:p>
    <w:p w:rsidR="00554824" w:rsidRPr="00554824" w:rsidRDefault="00554824" w:rsidP="00554824">
      <w:pPr>
        <w:widowControl/>
        <w:numPr>
          <w:ilvl w:val="0"/>
          <w:numId w:val="66"/>
        </w:numPr>
        <w:spacing w:line="315" w:lineRule="atLeast"/>
        <w:ind w:left="1080"/>
        <w:jc w:val="left"/>
        <w:rPr>
          <w:ins w:id="242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2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char tmp[32];  </w:t>
        </w:r>
      </w:ins>
    </w:p>
    <w:p w:rsidR="00554824" w:rsidRPr="00554824" w:rsidRDefault="00554824" w:rsidP="00554824">
      <w:pPr>
        <w:widowControl/>
        <w:numPr>
          <w:ilvl w:val="0"/>
          <w:numId w:val="66"/>
        </w:numPr>
        <w:spacing w:line="315" w:lineRule="atLeast"/>
        <w:ind w:left="1080"/>
        <w:jc w:val="left"/>
        <w:rPr>
          <w:ins w:id="242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2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//读取socket接收端的数据  </w:t>
        </w:r>
      </w:ins>
    </w:p>
    <w:p w:rsidR="00554824" w:rsidRPr="00554824" w:rsidRDefault="00554824" w:rsidP="00554824">
      <w:pPr>
        <w:widowControl/>
        <w:numPr>
          <w:ilvl w:val="0"/>
          <w:numId w:val="66"/>
        </w:numPr>
        <w:spacing w:line="315" w:lineRule="atLeast"/>
        <w:ind w:left="1080"/>
        <w:jc w:val="left"/>
        <w:rPr>
          <w:ins w:id="242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2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</w:t>
        </w:r>
      </w:ins>
    </w:p>
    <w:p w:rsidR="00554824" w:rsidRPr="00554824" w:rsidRDefault="00554824" w:rsidP="00554824">
      <w:pPr>
        <w:widowControl/>
        <w:numPr>
          <w:ilvl w:val="0"/>
          <w:numId w:val="66"/>
        </w:numPr>
        <w:spacing w:line="315" w:lineRule="atLeast"/>
        <w:ind w:left="1080"/>
        <w:jc w:val="left"/>
        <w:rPr>
          <w:ins w:id="243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3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read(signal_recv_fd, tmp, sizeof(tmp));  </w:t>
        </w:r>
      </w:ins>
    </w:p>
    <w:p w:rsidR="00554824" w:rsidRPr="00554824" w:rsidRDefault="00554824" w:rsidP="00554824">
      <w:pPr>
        <w:widowControl/>
        <w:numPr>
          <w:ilvl w:val="0"/>
          <w:numId w:val="66"/>
        </w:numPr>
        <w:spacing w:line="315" w:lineRule="atLeast"/>
        <w:ind w:left="1080"/>
        <w:jc w:val="left"/>
        <w:rPr>
          <w:ins w:id="243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3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while (!wait_for_one_process(0))  </w:t>
        </w:r>
      </w:ins>
    </w:p>
    <w:p w:rsidR="00554824" w:rsidRPr="00554824" w:rsidRDefault="00554824" w:rsidP="00554824">
      <w:pPr>
        <w:widowControl/>
        <w:numPr>
          <w:ilvl w:val="0"/>
          <w:numId w:val="66"/>
        </w:numPr>
        <w:spacing w:line="315" w:lineRule="atLeast"/>
        <w:ind w:left="1080"/>
        <w:jc w:val="left"/>
        <w:rPr>
          <w:ins w:id="243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3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;  </w:t>
        </w:r>
      </w:ins>
    </w:p>
    <w:p w:rsidR="00554824" w:rsidRPr="00554824" w:rsidRDefault="00554824" w:rsidP="00554824">
      <w:pPr>
        <w:widowControl/>
        <w:numPr>
          <w:ilvl w:val="0"/>
          <w:numId w:val="66"/>
        </w:numPr>
        <w:spacing w:line="315" w:lineRule="atLeast"/>
        <w:ind w:left="1080"/>
        <w:jc w:val="left"/>
        <w:rPr>
          <w:ins w:id="243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3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}  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243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3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该 函数首先从signal_recv_fd读取发送过来的信号编号，表示该事件得到处理，避免重复处理该信号事件，然后循环调用 wait_for_one_process函数，直到wait_for_one_process函数返回非0,wait_for_one_process 函数在产生SIGCHLD信号的进程服务列表中，检查进程的设置选项，若选项没有配置oneshot(SVC_ONE_SHOT)则设置重启选项 (SVC_RESTARTING),oneshot选项定义在init.rc文件的service部分中，</w:t>
        </w:r>
        <w:proofErr w:type="gramStart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若进程</w:t>
        </w:r>
        <w:proofErr w:type="gramEnd"/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带有oneshot选项，进程终止时不会 被重启。</w:t>
        </w:r>
      </w:ins>
    </w:p>
    <w:p w:rsidR="00554824" w:rsidRPr="00554824" w:rsidRDefault="00554824" w:rsidP="00554824">
      <w:pPr>
        <w:widowControl/>
        <w:spacing w:line="315" w:lineRule="atLeast"/>
        <w:jc w:val="left"/>
        <w:rPr>
          <w:ins w:id="244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41" w:author="Unknown"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[</w:t>
        </w:r>
        <w:proofErr w:type="gramStart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cpp</w:t>
        </w:r>
        <w:proofErr w:type="gramEnd"/>
        <w:r w:rsidRPr="00554824">
          <w:rPr>
            <w:rFonts w:ascii="微软雅黑" w:eastAsia="微软雅黑" w:hAnsi="微软雅黑" w:cs="宋体" w:hint="eastAsia"/>
            <w:b/>
            <w:bCs/>
            <w:color w:val="323E32"/>
            <w:kern w:val="0"/>
            <w:szCs w:val="21"/>
          </w:rPr>
          <w:t>]</w:t>
        </w:r>
        <w:r w:rsidRPr="00554824">
          <w:rPr>
            <w:rFonts w:ascii="微软雅黑" w:eastAsia="微软雅黑" w:hAnsi="微软雅黑" w:cs="宋体" w:hint="eastAsia"/>
            <w:color w:val="323E32"/>
            <w:kern w:val="0"/>
          </w:rPr>
          <w:t> 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"view plain"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view plain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begin"/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instrText xml:space="preserve"> HYPERLINK "http://blog.csdn.net/yangwen123/article/details/9029959" \o "copy" </w:instrTex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separate"/>
        </w:r>
        <w:r w:rsidRPr="00554824">
          <w:rPr>
            <w:rFonts w:ascii="微软雅黑" w:eastAsia="微软雅黑" w:hAnsi="微软雅黑" w:cs="宋体" w:hint="eastAsia"/>
            <w:color w:val="005F00"/>
            <w:kern w:val="0"/>
            <w:u w:val="single"/>
          </w:rPr>
          <w:t>copy</w:t>
        </w:r>
        <w:r w:rsidRPr="00554824">
          <w:rPr>
            <w:rFonts w:ascii="微软雅黑" w:eastAsia="微软雅黑" w:hAnsi="微软雅黑" w:cs="宋体"/>
            <w:color w:val="323E32"/>
            <w:kern w:val="0"/>
            <w:szCs w:val="21"/>
          </w:rPr>
          <w:fldChar w:fldCharType="end"/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44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4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static int wait_for_one_process(int block)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44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4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{   //block = 0 --&gt;false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44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4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pid_t pid;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44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4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int status;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45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5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struct service *svc;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45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5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struct socketinfo *si;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45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5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time_t now;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45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5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struct listnode *node;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45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5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struct command *cmd;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46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6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46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6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while ( (pid = waitpid(-1, &amp;status, block ? 0 : WNOHANG)) == -1 &amp;&amp; errno == EINTR );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46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6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//正常情况下返回的死亡进程pid大于0，因此wait_for_one_process的返回值正常情况下为0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46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6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    if (pid &lt;= 0) return -1;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46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6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INFO("waitpid returned pid %d, status = x\n", pid, status);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47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7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//用于根据pid值在服务链表中查找对应的服务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47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7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svc = service_find_by_pid(pid);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47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7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(!svc) {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47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7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ERROR("untracked pid %d exited\n", pid);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47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7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return 0;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48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8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48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8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48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8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NOTICE("process '%s', pid %d exited\n", svc-&gt;name, pid);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48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8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48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8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(!(svc-&gt;flags &amp; SVC_ONESHOT)) {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49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9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kill(-pid, SIGKILL);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49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9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NOTICE("process '%s' killing any children in process group\n", svc-&gt;name);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49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9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49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9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49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49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0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0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for (si = svc-&gt;sockets; si; si = si-&gt;next) {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0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0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char tmp[128];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0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0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snprintf(tmp, sizeof(tmp), ANDROID_SOCKET_DIR"/%s", si-&gt;name);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0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0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        unlink(tmp);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0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0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1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1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//设置服务的pid为0 ，并清除SVC_RUNNING标志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1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1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svc-&gt;pid = 0;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1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1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svc-&gt;flags &amp;= (~SVC_RUNNING);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1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1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1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1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2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2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(svc-&gt;flags &amp; SVC_ONESHOT) {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2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2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svc-&gt;flags |= SVC_DISABLED;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2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2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2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2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2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2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3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3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(svc-&gt;flags &amp; (SVC_DISABLED | SVC_RESET) )  {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3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3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//设置进程运行状态属性值为stopped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3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3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notify_service_state(svc-&gt;name, "stopped");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3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3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return 0;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3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3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4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4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4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4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now = gettime();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4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4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//如果死亡的服务进程是系统关键进程，则直接重启手机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4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4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if (svc-&gt;flags &amp; SVC_CRITICAL) {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4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4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if (svc-&gt;time_crashed + CRITICAL_CRASH_WINDOW &gt;= now) {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5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5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            if (++svc-&gt;nr_crashed &gt; CRITICAL_CRASH_THRESHOLD) {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5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5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    ERROR("critical process '%s' exited %d times in %d minutes; "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5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5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          "rebooting into recovery mode\n", svc-&gt;name,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5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5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          CRITICAL_CRASH_THRESHOLD, CRITICAL_CRASH_WINDOW / 60);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5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5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    //手机重启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6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6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    android_reboot(ANDROID_RB_RESTART2, 0, "recovery");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6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6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    return 0;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6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6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}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6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6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} else {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6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6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svc-&gt;time_crashed = now;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7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7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    svc-&gt;nr_crashed = 1;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7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7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}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7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7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7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7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//设置服务进程标志SVC_RESTARTING，在restart_processes()函数中会重启持有SVC_RESTARTING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7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7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svc-&gt;flags |= SVC_RESTARTING;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8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8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8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8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8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8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list_for_each(node, &amp;svc-&gt;onrestart.commands) {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8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8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    cmd = node_to_item(node, struct command, clist);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8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8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lastRenderedPageBreak/>
          <w:t>        cmd-&gt;func(cmd-&gt;nargs, cmd-&gt;args); 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9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91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}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92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93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//设置进程运行状态属性值为stopped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94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95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notify_service_state(svc-&gt;name, "restarting");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96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97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    return 0;  </w:t>
        </w:r>
      </w:ins>
    </w:p>
    <w:p w:rsidR="00554824" w:rsidRPr="00554824" w:rsidRDefault="00554824" w:rsidP="00554824">
      <w:pPr>
        <w:widowControl/>
        <w:numPr>
          <w:ilvl w:val="0"/>
          <w:numId w:val="67"/>
        </w:numPr>
        <w:spacing w:line="315" w:lineRule="atLeast"/>
        <w:ind w:left="1080"/>
        <w:jc w:val="left"/>
        <w:rPr>
          <w:ins w:id="2598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ins w:id="2599" w:author="Unknown">
        <w:r w:rsidRPr="00554824">
          <w:rPr>
            <w:rFonts w:ascii="微软雅黑" w:eastAsia="微软雅黑" w:hAnsi="微软雅黑" w:cs="宋体" w:hint="eastAsia"/>
            <w:color w:val="323E32"/>
            <w:kern w:val="0"/>
            <w:szCs w:val="21"/>
          </w:rPr>
          <w:t>}  </w:t>
        </w:r>
      </w:ins>
    </w:p>
    <w:p w:rsidR="00554824" w:rsidRPr="00554824" w:rsidRDefault="00554824" w:rsidP="00554824">
      <w:pPr>
        <w:widowControl/>
        <w:spacing w:after="75" w:line="315" w:lineRule="atLeast"/>
        <w:jc w:val="left"/>
        <w:rPr>
          <w:ins w:id="2600" w:author="Unknown"/>
          <w:rFonts w:ascii="微软雅黑" w:eastAsia="微软雅黑" w:hAnsi="微软雅黑" w:cs="宋体" w:hint="eastAsia"/>
          <w:color w:val="323E32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323E32"/>
          <w:kern w:val="0"/>
          <w:szCs w:val="21"/>
        </w:rPr>
        <w:drawing>
          <wp:inline distT="0" distB="0" distL="0" distR="0">
            <wp:extent cx="9525" cy="9525"/>
            <wp:effectExtent l="0" t="0" r="0" b="0"/>
            <wp:docPr id="40" name="图片 40" descr="http://simg.sinajs.cn/blog7style/images/common/sg_tran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simg.sinajs.cn/blog7style/images/common/sg_trans.gif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281FBD"/>
    <w:sectPr w:rsidR="000000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54824" w:rsidRDefault="00554824" w:rsidP="00554824">
      <w:r>
        <w:separator/>
      </w:r>
    </w:p>
  </w:endnote>
  <w:endnote w:type="continuationSeparator" w:id="1">
    <w:p w:rsidR="00554824" w:rsidRDefault="00554824" w:rsidP="0055482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54824" w:rsidRDefault="00554824" w:rsidP="00554824">
      <w:r>
        <w:separator/>
      </w:r>
    </w:p>
  </w:footnote>
  <w:footnote w:type="continuationSeparator" w:id="1">
    <w:p w:rsidR="00554824" w:rsidRDefault="00554824" w:rsidP="0055482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C4F31"/>
    <w:multiLevelType w:val="multilevel"/>
    <w:tmpl w:val="B3BCD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272E2D"/>
    <w:multiLevelType w:val="multilevel"/>
    <w:tmpl w:val="3A94A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89C7BB6"/>
    <w:multiLevelType w:val="multilevel"/>
    <w:tmpl w:val="8B00E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8BA7294"/>
    <w:multiLevelType w:val="multilevel"/>
    <w:tmpl w:val="EE98D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CDE4910"/>
    <w:multiLevelType w:val="multilevel"/>
    <w:tmpl w:val="45F2E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D400BC8"/>
    <w:multiLevelType w:val="multilevel"/>
    <w:tmpl w:val="4EE29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DCC0639"/>
    <w:multiLevelType w:val="multilevel"/>
    <w:tmpl w:val="D7905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46804DC"/>
    <w:multiLevelType w:val="multilevel"/>
    <w:tmpl w:val="372E5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69D3012"/>
    <w:multiLevelType w:val="multilevel"/>
    <w:tmpl w:val="AA669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79D13BD"/>
    <w:multiLevelType w:val="multilevel"/>
    <w:tmpl w:val="D0F62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835669F"/>
    <w:multiLevelType w:val="multilevel"/>
    <w:tmpl w:val="4C40B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B025C15"/>
    <w:multiLevelType w:val="multilevel"/>
    <w:tmpl w:val="9F34F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B623BA4"/>
    <w:multiLevelType w:val="multilevel"/>
    <w:tmpl w:val="6DB66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DDC27D2"/>
    <w:multiLevelType w:val="multilevel"/>
    <w:tmpl w:val="B5144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1601DA3"/>
    <w:multiLevelType w:val="multilevel"/>
    <w:tmpl w:val="6D942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21424A4"/>
    <w:multiLevelType w:val="multilevel"/>
    <w:tmpl w:val="A78AC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2611817"/>
    <w:multiLevelType w:val="multilevel"/>
    <w:tmpl w:val="DE6A4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7313D7F"/>
    <w:multiLevelType w:val="multilevel"/>
    <w:tmpl w:val="F90CE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7EB2A09"/>
    <w:multiLevelType w:val="multilevel"/>
    <w:tmpl w:val="B5424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9B676E3"/>
    <w:multiLevelType w:val="multilevel"/>
    <w:tmpl w:val="4426D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29EB5C76"/>
    <w:multiLevelType w:val="multilevel"/>
    <w:tmpl w:val="C6822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2D001C99"/>
    <w:multiLevelType w:val="multilevel"/>
    <w:tmpl w:val="9B06B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2DC763BE"/>
    <w:multiLevelType w:val="multilevel"/>
    <w:tmpl w:val="8E4C6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2F5E6941"/>
    <w:multiLevelType w:val="multilevel"/>
    <w:tmpl w:val="5EC29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1B771E2"/>
    <w:multiLevelType w:val="multilevel"/>
    <w:tmpl w:val="54720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434704C"/>
    <w:multiLevelType w:val="multilevel"/>
    <w:tmpl w:val="E566F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3602220F"/>
    <w:multiLevelType w:val="multilevel"/>
    <w:tmpl w:val="7EC24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388E6332"/>
    <w:multiLevelType w:val="multilevel"/>
    <w:tmpl w:val="83A4C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3DB51250"/>
    <w:multiLevelType w:val="multilevel"/>
    <w:tmpl w:val="7264D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3DF113E9"/>
    <w:multiLevelType w:val="multilevel"/>
    <w:tmpl w:val="0B54E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3FBE19D8"/>
    <w:multiLevelType w:val="multilevel"/>
    <w:tmpl w:val="5F863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44680E1E"/>
    <w:multiLevelType w:val="multilevel"/>
    <w:tmpl w:val="A118B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45E80DF4"/>
    <w:multiLevelType w:val="multilevel"/>
    <w:tmpl w:val="D302B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46D6407E"/>
    <w:multiLevelType w:val="multilevel"/>
    <w:tmpl w:val="A0A44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476701DD"/>
    <w:multiLevelType w:val="multilevel"/>
    <w:tmpl w:val="6A304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4DB02E38"/>
    <w:multiLevelType w:val="multilevel"/>
    <w:tmpl w:val="A6E88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4EBD6244"/>
    <w:multiLevelType w:val="multilevel"/>
    <w:tmpl w:val="46CED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4F4673EC"/>
    <w:multiLevelType w:val="multilevel"/>
    <w:tmpl w:val="DF426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520D0268"/>
    <w:multiLevelType w:val="multilevel"/>
    <w:tmpl w:val="EAD20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543F3AED"/>
    <w:multiLevelType w:val="multilevel"/>
    <w:tmpl w:val="AF5CC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54422196"/>
    <w:multiLevelType w:val="multilevel"/>
    <w:tmpl w:val="61940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54533B16"/>
    <w:multiLevelType w:val="multilevel"/>
    <w:tmpl w:val="E83A7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546A1CBD"/>
    <w:multiLevelType w:val="multilevel"/>
    <w:tmpl w:val="65B44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55B7256D"/>
    <w:multiLevelType w:val="multilevel"/>
    <w:tmpl w:val="21F2A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57C60F53"/>
    <w:multiLevelType w:val="multilevel"/>
    <w:tmpl w:val="1BDC3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57D14820"/>
    <w:multiLevelType w:val="multilevel"/>
    <w:tmpl w:val="7FD6A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59C76258"/>
    <w:multiLevelType w:val="multilevel"/>
    <w:tmpl w:val="418AC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5ADD12ED"/>
    <w:multiLevelType w:val="multilevel"/>
    <w:tmpl w:val="A1245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5BA17949"/>
    <w:multiLevelType w:val="multilevel"/>
    <w:tmpl w:val="939A1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>
    <w:nsid w:val="5E4B29EB"/>
    <w:multiLevelType w:val="multilevel"/>
    <w:tmpl w:val="BA365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>
    <w:nsid w:val="5F4B0724"/>
    <w:multiLevelType w:val="multilevel"/>
    <w:tmpl w:val="353A7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657E5302"/>
    <w:multiLevelType w:val="multilevel"/>
    <w:tmpl w:val="60840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69F77DEC"/>
    <w:multiLevelType w:val="multilevel"/>
    <w:tmpl w:val="3168B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>
    <w:nsid w:val="6C636DED"/>
    <w:multiLevelType w:val="multilevel"/>
    <w:tmpl w:val="FDEAA8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6DDD7BD9"/>
    <w:multiLevelType w:val="multilevel"/>
    <w:tmpl w:val="15C46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>
    <w:nsid w:val="729C1543"/>
    <w:multiLevelType w:val="multilevel"/>
    <w:tmpl w:val="CB5E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>
    <w:nsid w:val="734B5E82"/>
    <w:multiLevelType w:val="multilevel"/>
    <w:tmpl w:val="DD046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>
    <w:nsid w:val="74F122CA"/>
    <w:multiLevelType w:val="multilevel"/>
    <w:tmpl w:val="D1149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>
    <w:nsid w:val="763E7C8D"/>
    <w:multiLevelType w:val="multilevel"/>
    <w:tmpl w:val="F6165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>
    <w:nsid w:val="7B6E7319"/>
    <w:multiLevelType w:val="multilevel"/>
    <w:tmpl w:val="A314C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>
    <w:nsid w:val="7CA92F65"/>
    <w:multiLevelType w:val="multilevel"/>
    <w:tmpl w:val="D0CA7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>
    <w:nsid w:val="7D6277CE"/>
    <w:multiLevelType w:val="multilevel"/>
    <w:tmpl w:val="D18C7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>
    <w:nsid w:val="7DD63C61"/>
    <w:multiLevelType w:val="multilevel"/>
    <w:tmpl w:val="1D9AE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>
    <w:nsid w:val="7EAA08B0"/>
    <w:multiLevelType w:val="multilevel"/>
    <w:tmpl w:val="E2185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>
    <w:nsid w:val="7F4A0FC0"/>
    <w:multiLevelType w:val="multilevel"/>
    <w:tmpl w:val="F85A3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>
    <w:nsid w:val="7F9B3293"/>
    <w:multiLevelType w:val="multilevel"/>
    <w:tmpl w:val="D23E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>
    <w:nsid w:val="7FF77F5E"/>
    <w:multiLevelType w:val="multilevel"/>
    <w:tmpl w:val="2E469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57"/>
  </w:num>
  <w:num w:numId="3">
    <w:abstractNumId w:val="33"/>
  </w:num>
  <w:num w:numId="4">
    <w:abstractNumId w:val="59"/>
  </w:num>
  <w:num w:numId="5">
    <w:abstractNumId w:val="0"/>
  </w:num>
  <w:num w:numId="6">
    <w:abstractNumId w:val="35"/>
  </w:num>
  <w:num w:numId="7">
    <w:abstractNumId w:val="64"/>
  </w:num>
  <w:num w:numId="8">
    <w:abstractNumId w:val="34"/>
  </w:num>
  <w:num w:numId="9">
    <w:abstractNumId w:val="27"/>
  </w:num>
  <w:num w:numId="10">
    <w:abstractNumId w:val="39"/>
  </w:num>
  <w:num w:numId="11">
    <w:abstractNumId w:val="53"/>
  </w:num>
  <w:num w:numId="12">
    <w:abstractNumId w:val="48"/>
  </w:num>
  <w:num w:numId="13">
    <w:abstractNumId w:val="38"/>
  </w:num>
  <w:num w:numId="14">
    <w:abstractNumId w:val="41"/>
  </w:num>
  <w:num w:numId="15">
    <w:abstractNumId w:val="50"/>
  </w:num>
  <w:num w:numId="16">
    <w:abstractNumId w:val="16"/>
  </w:num>
  <w:num w:numId="17">
    <w:abstractNumId w:val="15"/>
  </w:num>
  <w:num w:numId="18">
    <w:abstractNumId w:val="24"/>
  </w:num>
  <w:num w:numId="19">
    <w:abstractNumId w:val="54"/>
  </w:num>
  <w:num w:numId="20">
    <w:abstractNumId w:val="29"/>
  </w:num>
  <w:num w:numId="21">
    <w:abstractNumId w:val="58"/>
  </w:num>
  <w:num w:numId="22">
    <w:abstractNumId w:val="43"/>
  </w:num>
  <w:num w:numId="23">
    <w:abstractNumId w:val="37"/>
  </w:num>
  <w:num w:numId="24">
    <w:abstractNumId w:val="14"/>
  </w:num>
  <w:num w:numId="25">
    <w:abstractNumId w:val="44"/>
  </w:num>
  <w:num w:numId="26">
    <w:abstractNumId w:val="65"/>
  </w:num>
  <w:num w:numId="27">
    <w:abstractNumId w:val="47"/>
  </w:num>
  <w:num w:numId="28">
    <w:abstractNumId w:val="23"/>
  </w:num>
  <w:num w:numId="29">
    <w:abstractNumId w:val="19"/>
  </w:num>
  <w:num w:numId="30">
    <w:abstractNumId w:val="52"/>
  </w:num>
  <w:num w:numId="31">
    <w:abstractNumId w:val="31"/>
  </w:num>
  <w:num w:numId="32">
    <w:abstractNumId w:val="3"/>
  </w:num>
  <w:num w:numId="33">
    <w:abstractNumId w:val="51"/>
  </w:num>
  <w:num w:numId="34">
    <w:abstractNumId w:val="62"/>
  </w:num>
  <w:num w:numId="35">
    <w:abstractNumId w:val="25"/>
  </w:num>
  <w:num w:numId="36">
    <w:abstractNumId w:val="22"/>
  </w:num>
  <w:num w:numId="37">
    <w:abstractNumId w:val="2"/>
  </w:num>
  <w:num w:numId="38">
    <w:abstractNumId w:val="66"/>
  </w:num>
  <w:num w:numId="39">
    <w:abstractNumId w:val="20"/>
  </w:num>
  <w:num w:numId="40">
    <w:abstractNumId w:val="49"/>
  </w:num>
  <w:num w:numId="41">
    <w:abstractNumId w:val="7"/>
  </w:num>
  <w:num w:numId="42">
    <w:abstractNumId w:val="32"/>
  </w:num>
  <w:num w:numId="43">
    <w:abstractNumId w:val="63"/>
  </w:num>
  <w:num w:numId="44">
    <w:abstractNumId w:val="56"/>
  </w:num>
  <w:num w:numId="45">
    <w:abstractNumId w:val="1"/>
  </w:num>
  <w:num w:numId="46">
    <w:abstractNumId w:val="12"/>
  </w:num>
  <w:num w:numId="47">
    <w:abstractNumId w:val="21"/>
  </w:num>
  <w:num w:numId="48">
    <w:abstractNumId w:val="13"/>
  </w:num>
  <w:num w:numId="49">
    <w:abstractNumId w:val="11"/>
  </w:num>
  <w:num w:numId="50">
    <w:abstractNumId w:val="28"/>
  </w:num>
  <w:num w:numId="51">
    <w:abstractNumId w:val="26"/>
  </w:num>
  <w:num w:numId="52">
    <w:abstractNumId w:val="60"/>
  </w:num>
  <w:num w:numId="53">
    <w:abstractNumId w:val="6"/>
  </w:num>
  <w:num w:numId="54">
    <w:abstractNumId w:val="8"/>
  </w:num>
  <w:num w:numId="55">
    <w:abstractNumId w:val="4"/>
  </w:num>
  <w:num w:numId="56">
    <w:abstractNumId w:val="55"/>
  </w:num>
  <w:num w:numId="57">
    <w:abstractNumId w:val="10"/>
  </w:num>
  <w:num w:numId="58">
    <w:abstractNumId w:val="45"/>
  </w:num>
  <w:num w:numId="59">
    <w:abstractNumId w:val="40"/>
  </w:num>
  <w:num w:numId="60">
    <w:abstractNumId w:val="42"/>
  </w:num>
  <w:num w:numId="61">
    <w:abstractNumId w:val="46"/>
  </w:num>
  <w:num w:numId="62">
    <w:abstractNumId w:val="61"/>
  </w:num>
  <w:num w:numId="63">
    <w:abstractNumId w:val="17"/>
  </w:num>
  <w:num w:numId="64">
    <w:abstractNumId w:val="30"/>
  </w:num>
  <w:num w:numId="65">
    <w:abstractNumId w:val="36"/>
  </w:num>
  <w:num w:numId="66">
    <w:abstractNumId w:val="5"/>
  </w:num>
  <w:num w:numId="67">
    <w:abstractNumId w:val="18"/>
  </w:num>
  <w:numIdMacAtCleanup w:val="6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54824"/>
    <w:rsid w:val="000E7E0E"/>
    <w:rsid w:val="00281FBD"/>
    <w:rsid w:val="00554824"/>
    <w:rsid w:val="007459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5482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5482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5482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554824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Char"/>
    <w:uiPriority w:val="9"/>
    <w:qFormat/>
    <w:rsid w:val="00554824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548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5482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548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5482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5482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54824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54824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554824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554824"/>
    <w:rPr>
      <w:rFonts w:ascii="宋体" w:eastAsia="宋体" w:hAnsi="宋体" w:cs="宋体"/>
      <w:b/>
      <w:bCs/>
      <w:kern w:val="0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554824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554824"/>
    <w:rPr>
      <w:color w:val="800080"/>
      <w:u w:val="single"/>
    </w:rPr>
  </w:style>
  <w:style w:type="character" w:customStyle="1" w:styleId="link">
    <w:name w:val="link"/>
    <w:basedOn w:val="a0"/>
    <w:rsid w:val="00554824"/>
  </w:style>
  <w:style w:type="character" w:customStyle="1" w:styleId="apple-converted-space">
    <w:name w:val="apple-converted-space"/>
    <w:basedOn w:val="a0"/>
    <w:rsid w:val="00554824"/>
  </w:style>
  <w:style w:type="character" w:styleId="HTML">
    <w:name w:val="HTML Cite"/>
    <w:basedOn w:val="a0"/>
    <w:uiPriority w:val="99"/>
    <w:semiHidden/>
    <w:unhideWhenUsed/>
    <w:rsid w:val="00554824"/>
    <w:rPr>
      <w:i/>
      <w:iCs/>
    </w:rPr>
  </w:style>
  <w:style w:type="character" w:customStyle="1" w:styleId="last">
    <w:name w:val="last"/>
    <w:basedOn w:val="a0"/>
    <w:rsid w:val="00554824"/>
  </w:style>
  <w:style w:type="character" w:customStyle="1" w:styleId="title">
    <w:name w:val="title"/>
    <w:basedOn w:val="a0"/>
    <w:rsid w:val="00554824"/>
  </w:style>
  <w:style w:type="character" w:customStyle="1" w:styleId="edit">
    <w:name w:val="edit"/>
    <w:basedOn w:val="a0"/>
    <w:rsid w:val="00554824"/>
  </w:style>
  <w:style w:type="character" w:customStyle="1" w:styleId="sgtxtb">
    <w:name w:val="sg_txtb"/>
    <w:basedOn w:val="a0"/>
    <w:rsid w:val="00554824"/>
  </w:style>
  <w:style w:type="character" w:styleId="a7">
    <w:name w:val="Strong"/>
    <w:basedOn w:val="a0"/>
    <w:uiPriority w:val="22"/>
    <w:qFormat/>
    <w:rsid w:val="00554824"/>
    <w:rPr>
      <w:b/>
      <w:bCs/>
    </w:rPr>
  </w:style>
  <w:style w:type="paragraph" w:styleId="a8">
    <w:name w:val="Normal (Web)"/>
    <w:basedOn w:val="a"/>
    <w:uiPriority w:val="99"/>
    <w:semiHidden/>
    <w:unhideWhenUsed/>
    <w:rsid w:val="0055482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gtxtc">
    <w:name w:val="sg_txtc"/>
    <w:basedOn w:val="a0"/>
    <w:rsid w:val="00554824"/>
  </w:style>
  <w:style w:type="paragraph" w:customStyle="1" w:styleId="atctitcelltit">
    <w:name w:val="atctitcell_tit"/>
    <w:basedOn w:val="a"/>
    <w:rsid w:val="0055482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ctitcellnm">
    <w:name w:val="atctitcell_nm"/>
    <w:basedOn w:val="a"/>
    <w:rsid w:val="0055482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gmore">
    <w:name w:val="sg_more"/>
    <w:basedOn w:val="a0"/>
    <w:rsid w:val="00554824"/>
  </w:style>
  <w:style w:type="character" w:customStyle="1" w:styleId="ptimgs">
    <w:name w:val="pt_imgs"/>
    <w:basedOn w:val="a0"/>
    <w:rsid w:val="00554824"/>
  </w:style>
  <w:style w:type="character" w:customStyle="1" w:styleId="ptnms">
    <w:name w:val="pt_nms"/>
    <w:basedOn w:val="a0"/>
    <w:rsid w:val="00554824"/>
  </w:style>
  <w:style w:type="character" w:customStyle="1" w:styleId="pttms">
    <w:name w:val="pt_tms"/>
    <w:basedOn w:val="a0"/>
    <w:rsid w:val="00554824"/>
  </w:style>
  <w:style w:type="character" w:customStyle="1" w:styleId="fontsize">
    <w:name w:val="fontsize"/>
    <w:basedOn w:val="a0"/>
    <w:rsid w:val="00554824"/>
  </w:style>
  <w:style w:type="character" w:customStyle="1" w:styleId="img2">
    <w:name w:val="img2"/>
    <w:basedOn w:val="a0"/>
    <w:rsid w:val="00554824"/>
  </w:style>
  <w:style w:type="character" w:customStyle="1" w:styleId="time">
    <w:name w:val="time"/>
    <w:basedOn w:val="a0"/>
    <w:rsid w:val="00554824"/>
  </w:style>
  <w:style w:type="character" w:styleId="a9">
    <w:name w:val="Emphasis"/>
    <w:basedOn w:val="a0"/>
    <w:uiPriority w:val="20"/>
    <w:qFormat/>
    <w:rsid w:val="00554824"/>
    <w:rPr>
      <w:i/>
      <w:iCs/>
    </w:rPr>
  </w:style>
  <w:style w:type="paragraph" w:customStyle="1" w:styleId="count">
    <w:name w:val="count"/>
    <w:basedOn w:val="a"/>
    <w:rsid w:val="0055482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k1">
    <w:name w:val="link1"/>
    <w:basedOn w:val="a"/>
    <w:rsid w:val="0055482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gtxtc1">
    <w:name w:val="sg_txtc1"/>
    <w:basedOn w:val="a"/>
    <w:rsid w:val="0055482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glinka">
    <w:name w:val="sg_linka"/>
    <w:basedOn w:val="a"/>
    <w:rsid w:val="0055482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pyright">
    <w:name w:val="copyright"/>
    <w:basedOn w:val="a"/>
    <w:rsid w:val="0055482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Balloon Text"/>
    <w:basedOn w:val="a"/>
    <w:link w:val="Char1"/>
    <w:uiPriority w:val="99"/>
    <w:semiHidden/>
    <w:unhideWhenUsed/>
    <w:rsid w:val="00554824"/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55482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506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4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79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973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3465792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39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21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986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13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486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3912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7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4248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751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5543963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012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7928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4713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29594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9401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1888001">
                                          <w:marLeft w:val="0"/>
                                          <w:marRight w:val="0"/>
                                          <w:marTop w:val="225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9013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1828279">
                                              <w:marLeft w:val="0"/>
                                              <w:marRight w:val="0"/>
                                              <w:marTop w:val="105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6021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3014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46937147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3165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576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2734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6519289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482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8602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493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021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3533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7093888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4300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838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58692450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75609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359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6160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924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862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9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8027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3309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1982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6009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7941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95896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00665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0079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72087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0597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2277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65789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1006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984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71933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5851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0710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06697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6332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70252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35985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3712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8580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63973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6703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2924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8013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0495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8555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46918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7505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1810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15018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040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709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66109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8774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14855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79963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66072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7951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39957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7544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8259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786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4930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25294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63435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0853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3547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97540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305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4195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82807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8661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59263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17840335">
                                          <w:marLeft w:val="4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6205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1187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6176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61040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3745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0919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79352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47775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72999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18439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6745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40805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3798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5769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95884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58884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9123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2468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0478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5624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52573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99105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3976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5682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76457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74775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15971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1504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7790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74467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47556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8987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1152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8186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97062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92717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80595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5021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66285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34781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1973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25193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5928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1154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8430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53062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4677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5552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70524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9789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09335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08452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9912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1337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7231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78689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82682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726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4608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00075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77556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141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508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2738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2689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1105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25744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2132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41489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30656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7755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5532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3998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34607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7910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46779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3353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0479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7932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2110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5298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51679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0299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49583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90989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4665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45550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57269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5974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90710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49988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471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23744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13842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33587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03532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78883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0013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21344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75883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2125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6794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873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80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5251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09612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490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76035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61041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3465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69658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89160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4398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33054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8842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2882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87191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05776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00148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11902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53698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5430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6399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61083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5893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8446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88304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2485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00450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3638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1654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78656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33101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1222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48205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30922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6827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9732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45270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304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91214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90344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7733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4746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39728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7671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0907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6685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1205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72406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37492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164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55464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23204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83873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78994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21688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0591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6735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31787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09566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91165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8087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2391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8734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7076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718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6741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8818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6585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29457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2622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267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6542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9189953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0226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7130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8258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239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6688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0895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3187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036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2562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15203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18560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C7C7C7"/>
                                                    <w:left w:val="none" w:sz="0" w:space="0" w:color="auto"/>
                                                    <w:bottom w:val="single" w:sz="6" w:space="0" w:color="C7C7C7"/>
                                                    <w:right w:val="single" w:sz="6" w:space="0" w:color="C7C7C7"/>
                                                  </w:divBdr>
                                                  <w:divsChild>
                                                    <w:div w:id="16869772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44755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5769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9278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103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19948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63225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1413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744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78</Pages>
  <Words>8984</Words>
  <Characters>51211</Characters>
  <Application>Microsoft Office Word</Application>
  <DocSecurity>0</DocSecurity>
  <Lines>426</Lines>
  <Paragraphs>120</Paragraphs>
  <ScaleCrop>false</ScaleCrop>
  <Company>Microsoft</Company>
  <LinksUpToDate>false</LinksUpToDate>
  <CharactersWithSpaces>60075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费发盛</dc:creator>
  <cp:keywords/>
  <dc:description/>
  <cp:lastModifiedBy>费发盛</cp:lastModifiedBy>
  <cp:revision>5</cp:revision>
  <dcterms:created xsi:type="dcterms:W3CDTF">2016-09-21T03:32:00Z</dcterms:created>
  <dcterms:modified xsi:type="dcterms:W3CDTF">2016-09-21T03:33:00Z</dcterms:modified>
</cp:coreProperties>
</file>